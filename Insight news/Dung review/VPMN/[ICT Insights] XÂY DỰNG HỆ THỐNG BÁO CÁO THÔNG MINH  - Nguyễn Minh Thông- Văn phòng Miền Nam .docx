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1134"/>
        <w:gridCol w:w="4077"/>
      </w:tblGrid>
      <w:tr w:rsidR="0072247A" w:rsidTr="007C49A4">
        <w:tc>
          <w:tcPr>
            <w:tcW w:w="4644" w:type="dxa"/>
            <w:vAlign w:val="center"/>
          </w:tcPr>
          <w:p w:rsidR="0072247A" w:rsidRDefault="008146EC" w:rsidP="0086591A">
            <w:pPr>
              <w:jc w:val="left"/>
            </w:pPr>
            <w:r>
              <w:rPr>
                <w:noProof/>
                <w:lang w:val="vi-VN" w:eastAsia="vi-VN"/>
              </w:rPr>
              <w:drawing>
                <wp:inline distT="0" distB="0" distL="0" distR="0" wp14:anchorId="46EBF7CF" wp14:editId="658E959E">
                  <wp:extent cx="1960473" cy="915842"/>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ttel ICT - logo - black.png"/>
                          <pic:cNvPicPr/>
                        </pic:nvPicPr>
                        <pic:blipFill>
                          <a:blip r:embed="rId8">
                            <a:extLst>
                              <a:ext uri="{28A0092B-C50C-407E-A947-70E740481C1C}">
                                <a14:useLocalDpi xmlns:a14="http://schemas.microsoft.com/office/drawing/2010/main" val="0"/>
                              </a:ext>
                            </a:extLst>
                          </a:blip>
                          <a:stretch>
                            <a:fillRect/>
                          </a:stretch>
                        </pic:blipFill>
                        <pic:spPr>
                          <a:xfrm>
                            <a:off x="0" y="0"/>
                            <a:ext cx="1965302" cy="918098"/>
                          </a:xfrm>
                          <a:prstGeom prst="rect">
                            <a:avLst/>
                          </a:prstGeom>
                        </pic:spPr>
                      </pic:pic>
                    </a:graphicData>
                  </a:graphic>
                </wp:inline>
              </w:drawing>
            </w:r>
          </w:p>
        </w:tc>
        <w:tc>
          <w:tcPr>
            <w:tcW w:w="1134" w:type="dxa"/>
            <w:vAlign w:val="center"/>
          </w:tcPr>
          <w:p w:rsidR="0072247A" w:rsidRDefault="0072247A" w:rsidP="008146EC">
            <w:pPr>
              <w:jc w:val="left"/>
            </w:pPr>
          </w:p>
        </w:tc>
        <w:tc>
          <w:tcPr>
            <w:tcW w:w="4077" w:type="dxa"/>
            <w:vAlign w:val="center"/>
          </w:tcPr>
          <w:p w:rsidR="0072247A" w:rsidRDefault="005102F9" w:rsidP="005102F9">
            <w:pPr>
              <w:jc w:val="right"/>
            </w:pPr>
            <w:r>
              <w:rPr>
                <w:noProof/>
                <w:lang w:val="vi-VN" w:eastAsia="vi-VN"/>
              </w:rPr>
              <w:drawing>
                <wp:inline distT="0" distB="0" distL="0" distR="0" wp14:anchorId="2A0EAAF0" wp14:editId="0FC0792E">
                  <wp:extent cx="1587399" cy="90751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Viette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750" cy="909434"/>
                          </a:xfrm>
                          <a:prstGeom prst="rect">
                            <a:avLst/>
                          </a:prstGeom>
                        </pic:spPr>
                      </pic:pic>
                    </a:graphicData>
                  </a:graphic>
                </wp:inline>
              </w:drawing>
            </w:r>
          </w:p>
        </w:tc>
      </w:tr>
    </w:tbl>
    <w:p w:rsidR="00B91012" w:rsidRDefault="00B91012" w:rsidP="00F97FF3">
      <w:pPr>
        <w:jc w:val="center"/>
        <w:rPr>
          <w:rStyle w:val="Hyperlink"/>
          <w:color w:val="auto"/>
          <w:u w:val="none"/>
        </w:rPr>
      </w:pPr>
    </w:p>
    <w:p w:rsidR="00F97FF3" w:rsidRDefault="00F97FF3" w:rsidP="00F97FF3">
      <w:pPr>
        <w:jc w:val="center"/>
        <w:rPr>
          <w:rStyle w:val="Hyperlink"/>
          <w:color w:val="auto"/>
          <w:u w:val="none"/>
        </w:rPr>
      </w:pPr>
    </w:p>
    <w:p w:rsidR="00AB2241" w:rsidRDefault="00AB2241" w:rsidP="00F97FF3">
      <w:pPr>
        <w:jc w:val="center"/>
        <w:rPr>
          <w:rStyle w:val="Hyperlink"/>
          <w:color w:val="auto"/>
          <w:u w:val="none"/>
        </w:rPr>
      </w:pPr>
    </w:p>
    <w:p w:rsidR="006979BF" w:rsidRDefault="006979BF" w:rsidP="00F97FF3">
      <w:pPr>
        <w:jc w:val="center"/>
        <w:rPr>
          <w:rStyle w:val="Hyperlink"/>
          <w:color w:val="FF0000"/>
          <w:u w:val="none"/>
        </w:rPr>
      </w:pPr>
    </w:p>
    <w:p w:rsidR="0087661A" w:rsidRDefault="0087661A" w:rsidP="00F97FF3">
      <w:pPr>
        <w:jc w:val="center"/>
        <w:rPr>
          <w:rStyle w:val="Hyperlink"/>
          <w:color w:val="auto"/>
          <w:u w:val="none"/>
        </w:rPr>
      </w:pPr>
    </w:p>
    <w:p w:rsidR="006979BF" w:rsidRDefault="006979BF" w:rsidP="00F97FF3">
      <w:pPr>
        <w:jc w:val="center"/>
        <w:rPr>
          <w:rStyle w:val="Hyperlink"/>
          <w:color w:val="auto"/>
          <w:u w:val="none"/>
        </w:rPr>
      </w:pPr>
    </w:p>
    <w:p w:rsidR="00F74E47" w:rsidRDefault="00F74E47" w:rsidP="00F97FF3">
      <w:pPr>
        <w:jc w:val="center"/>
        <w:rPr>
          <w:rStyle w:val="Hyperlink"/>
          <w:color w:val="auto"/>
          <w:u w:val="none"/>
        </w:rPr>
      </w:pPr>
    </w:p>
    <w:p w:rsidR="008C5C85" w:rsidRPr="00022640" w:rsidRDefault="008C5C85" w:rsidP="00F97FF3">
      <w:pPr>
        <w:jc w:val="center"/>
        <w:rPr>
          <w:rStyle w:val="Hyperlink"/>
          <w:color w:val="auto"/>
          <w:sz w:val="44"/>
          <w:szCs w:val="44"/>
          <w:u w:val="none"/>
        </w:rPr>
      </w:pPr>
    </w:p>
    <w:p w:rsidR="00D53658" w:rsidRDefault="0087661A" w:rsidP="0087661A">
      <w:pPr>
        <w:jc w:val="center"/>
        <w:rPr>
          <w:b/>
          <w:color w:val="FF0000"/>
          <w:sz w:val="32"/>
          <w:szCs w:val="32"/>
        </w:rPr>
      </w:pPr>
      <w:r w:rsidRPr="00D53658">
        <w:rPr>
          <w:b/>
          <w:color w:val="FF0000"/>
          <w:sz w:val="32"/>
          <w:szCs w:val="32"/>
        </w:rPr>
        <w:t xml:space="preserve">XÂY DỰNG HỆ THỐNG BÁO CÁO THÔNG MINH </w:t>
      </w:r>
    </w:p>
    <w:p w:rsidR="00F74E47" w:rsidRPr="00D53658" w:rsidRDefault="0087661A" w:rsidP="0087661A">
      <w:pPr>
        <w:jc w:val="center"/>
        <w:rPr>
          <w:b/>
          <w:color w:val="FF0000"/>
          <w:sz w:val="32"/>
          <w:szCs w:val="32"/>
        </w:rPr>
      </w:pPr>
      <w:r w:rsidRPr="00D53658">
        <w:rPr>
          <w:b/>
          <w:color w:val="FF0000"/>
          <w:sz w:val="32"/>
          <w:szCs w:val="32"/>
        </w:rPr>
        <w:t>DỰA TRÊN IBM COGNOS BI</w:t>
      </w:r>
    </w:p>
    <w:p w:rsidR="0087661A" w:rsidRDefault="0087661A" w:rsidP="0087661A">
      <w:pPr>
        <w:jc w:val="center"/>
      </w:pPr>
    </w:p>
    <w:p w:rsidR="004C49E7" w:rsidRDefault="004C49E7">
      <w:pPr>
        <w:spacing w:after="200"/>
        <w:jc w:val="left"/>
      </w:pPr>
    </w:p>
    <w:p w:rsidR="00D214FF" w:rsidRDefault="00D214FF" w:rsidP="00AB2241">
      <w:pPr>
        <w:spacing w:after="200"/>
        <w:jc w:val="center"/>
        <w:rPr>
          <w:b/>
        </w:rPr>
      </w:pPr>
      <w:r>
        <w:rPr>
          <w:b/>
        </w:rPr>
        <w:t xml:space="preserve">Nguyễn Minh Thông – </w:t>
      </w:r>
      <w:hyperlink r:id="rId10" w:history="1">
        <w:r w:rsidRPr="00844C83">
          <w:rPr>
            <w:rStyle w:val="Hyperlink"/>
            <w:b/>
          </w:rPr>
          <w:t>thongnm1@viettel.com.vn</w:t>
        </w:r>
      </w:hyperlink>
    </w:p>
    <w:p w:rsidR="008C5C85" w:rsidRDefault="00D214FF" w:rsidP="00AB2241">
      <w:pPr>
        <w:spacing w:after="200"/>
        <w:jc w:val="center"/>
      </w:pPr>
      <w:r>
        <w:rPr>
          <w:b/>
        </w:rPr>
        <w:t>Văn Phòng Miền Nam</w:t>
      </w:r>
    </w:p>
    <w:p w:rsidR="008C5C85" w:rsidRDefault="008C5C85">
      <w:pPr>
        <w:spacing w:after="200"/>
        <w:jc w:val="left"/>
      </w:pPr>
    </w:p>
    <w:p w:rsidR="00AB2241" w:rsidRDefault="00AB2241">
      <w:pPr>
        <w:spacing w:after="200"/>
        <w:jc w:val="left"/>
      </w:pPr>
    </w:p>
    <w:p w:rsidR="00AB2241" w:rsidRDefault="00AB2241">
      <w:pPr>
        <w:spacing w:after="200"/>
        <w:jc w:val="left"/>
      </w:pPr>
    </w:p>
    <w:p w:rsidR="00AB2241" w:rsidRDefault="00AB2241">
      <w:pPr>
        <w:spacing w:after="200"/>
        <w:jc w:val="left"/>
      </w:pPr>
    </w:p>
    <w:p w:rsidR="00AB2241" w:rsidRDefault="00AB2241">
      <w:pPr>
        <w:spacing w:after="200"/>
        <w:jc w:val="left"/>
      </w:pPr>
    </w:p>
    <w:p w:rsidR="00AB2241" w:rsidRDefault="00AB2241">
      <w:pPr>
        <w:spacing w:after="200"/>
        <w:jc w:val="left"/>
      </w:pPr>
    </w:p>
    <w:p w:rsidR="003B5594" w:rsidRDefault="003B5594">
      <w:pPr>
        <w:spacing w:after="200"/>
        <w:jc w:val="left"/>
      </w:pPr>
    </w:p>
    <w:p w:rsidR="003B5594" w:rsidRDefault="003B5594">
      <w:pPr>
        <w:spacing w:after="200"/>
        <w:jc w:val="left"/>
      </w:pPr>
    </w:p>
    <w:p w:rsidR="003B5594" w:rsidRDefault="003B5594">
      <w:pPr>
        <w:spacing w:after="200"/>
        <w:jc w:val="left"/>
      </w:pPr>
    </w:p>
    <w:p w:rsidR="00AB2241" w:rsidRDefault="00AB2241">
      <w:pPr>
        <w:spacing w:after="200"/>
        <w:jc w:val="left"/>
      </w:pPr>
    </w:p>
    <w:p w:rsidR="00AE6D0E" w:rsidRDefault="00C15989" w:rsidP="00AE6D0E">
      <w:pPr>
        <w:spacing w:after="200"/>
        <w:jc w:val="center"/>
        <w:rPr>
          <w:i/>
        </w:rPr>
      </w:pPr>
      <w:r>
        <w:rPr>
          <w:i/>
        </w:rPr>
        <w:t>Tp.Hồ Chí Minh</w:t>
      </w:r>
      <w:r w:rsidR="00AB2241" w:rsidRPr="00AB2241">
        <w:rPr>
          <w:i/>
        </w:rPr>
        <w:t xml:space="preserve">, ngày </w:t>
      </w:r>
      <w:r>
        <w:rPr>
          <w:i/>
        </w:rPr>
        <w:t>03</w:t>
      </w:r>
      <w:r w:rsidR="00AB2241" w:rsidRPr="00AB2241">
        <w:rPr>
          <w:i/>
        </w:rPr>
        <w:t xml:space="preserve"> tháng </w:t>
      </w:r>
      <w:r>
        <w:rPr>
          <w:i/>
        </w:rPr>
        <w:t>08</w:t>
      </w:r>
      <w:r w:rsidR="00AB2241" w:rsidRPr="00AB2241">
        <w:rPr>
          <w:i/>
        </w:rPr>
        <w:t xml:space="preserve"> năm </w:t>
      </w:r>
      <w:r>
        <w:rPr>
          <w:i/>
        </w:rPr>
        <w:t>2015</w:t>
      </w:r>
    </w:p>
    <w:p w:rsidR="00101651" w:rsidRDefault="00101651" w:rsidP="00493F87">
      <w:pPr>
        <w:spacing w:after="200"/>
        <w:jc w:val="left"/>
      </w:pPr>
    </w:p>
    <w:p w:rsidR="00D05F1C" w:rsidRDefault="00D05F1C" w:rsidP="00493F87">
      <w:pPr>
        <w:spacing w:after="200"/>
        <w:jc w:val="left"/>
        <w:sectPr w:rsidR="00D05F1C" w:rsidSect="00597D1B">
          <w:headerReference w:type="default" r:id="rId11"/>
          <w:pgSz w:w="11907" w:h="16839" w:code="9"/>
          <w:pgMar w:top="1134" w:right="1134" w:bottom="1134" w:left="1134" w:header="720" w:footer="284" w:gutter="0"/>
          <w:pgNumType w:start="0"/>
          <w:cols w:space="720"/>
          <w:titlePg/>
          <w:docGrid w:linePitch="360"/>
        </w:sectPr>
      </w:pPr>
    </w:p>
    <w:p w:rsidR="00493F87" w:rsidRDefault="00493F87" w:rsidP="002E4B00">
      <w:pPr>
        <w:sectPr w:rsidR="00493F87" w:rsidSect="00597D1B">
          <w:type w:val="continuous"/>
          <w:pgSz w:w="11907" w:h="16839" w:code="9"/>
          <w:pgMar w:top="1134" w:right="1134" w:bottom="1134" w:left="1134" w:header="720" w:footer="284" w:gutter="0"/>
          <w:pgNumType w:start="0"/>
          <w:cols w:space="720"/>
          <w:titlePg/>
          <w:docGrid w:linePitch="360"/>
        </w:sectPr>
      </w:pPr>
    </w:p>
    <w:p w:rsidR="003C3349" w:rsidRDefault="003C3349" w:rsidP="00DE7E91">
      <w:pPr>
        <w:rPr>
          <w:b/>
        </w:rPr>
        <w:sectPr w:rsidR="003C3349" w:rsidSect="00597D1B">
          <w:type w:val="continuous"/>
          <w:pgSz w:w="11907" w:h="16839" w:code="9"/>
          <w:pgMar w:top="1134" w:right="1134" w:bottom="1134" w:left="1134" w:header="720" w:footer="284" w:gutter="0"/>
          <w:pgNumType w:start="0"/>
          <w:cols w:space="720"/>
          <w:titlePg/>
          <w:docGrid w:linePitch="360"/>
        </w:sectPr>
      </w:pPr>
    </w:p>
    <w:p w:rsidR="006F1255" w:rsidRPr="004436F2" w:rsidRDefault="006F1255" w:rsidP="00A8756E">
      <w:pPr>
        <w:rPr>
          <w:b/>
          <w:bCs/>
          <w:i/>
          <w:iCs/>
        </w:rPr>
        <w:pPrChange w:id="0" w:author="dungdb1" w:date="2015-08-14T15:02:00Z">
          <w:pPr>
            <w:pStyle w:val="Heading1"/>
            <w:numPr>
              <w:numId w:val="0"/>
            </w:numPr>
          </w:pPr>
        </w:pPrChange>
      </w:pPr>
      <w:r w:rsidRPr="006F1255">
        <w:rPr>
          <w:i/>
          <w:iCs/>
        </w:rPr>
        <w:lastRenderedPageBreak/>
        <w:t>IBM Cognos ® Business Intelligence  là sản phẩm phần mềm của hãng IBM cung cấp một giải pháp mang tính cách mạng mới và mở rộng kinh doanh truyền thống bằng công cụ phân tích thông minh (BI) với quy hoạch, kịch bản mô hình, theo dõi thời gian thực và phân tích các dự báo</w:t>
      </w:r>
      <w:r>
        <w:rPr>
          <w:i/>
          <w:iCs/>
        </w:rPr>
        <w:t>.</w:t>
      </w:r>
    </w:p>
    <w:p w:rsidR="003F01E8" w:rsidRPr="00EE2566" w:rsidRDefault="00613C55" w:rsidP="0002326C">
      <w:pPr>
        <w:pStyle w:val="Heading1"/>
        <w:numPr>
          <w:ilvl w:val="0"/>
          <w:numId w:val="0"/>
        </w:numPr>
        <w:spacing w:before="0" w:after="0"/>
        <w:rPr>
          <w:rFonts w:ascii="Palatino Linotype" w:eastAsiaTheme="minorEastAsia" w:hAnsi="Palatino Linotype" w:cstheme="minorBidi"/>
          <w:bCs w:val="0"/>
          <w:sz w:val="22"/>
          <w:szCs w:val="22"/>
        </w:rPr>
      </w:pPr>
      <w:r w:rsidRPr="00EE2566">
        <w:rPr>
          <w:rFonts w:ascii="Palatino Linotype" w:eastAsiaTheme="minorEastAsia" w:hAnsi="Palatino Linotype" w:cstheme="minorBidi"/>
          <w:bCs w:val="0"/>
          <w:sz w:val="22"/>
          <w:szCs w:val="22"/>
        </w:rPr>
        <w:t xml:space="preserve">Báo </w:t>
      </w:r>
      <w:r w:rsidR="003C3349" w:rsidRPr="00EE2566">
        <w:rPr>
          <w:rFonts w:ascii="Palatino Linotype" w:eastAsiaTheme="minorEastAsia" w:hAnsi="Palatino Linotype" w:cstheme="minorBidi"/>
          <w:bCs w:val="0"/>
          <w:sz w:val="22"/>
          <w:szCs w:val="22"/>
        </w:rPr>
        <w:t xml:space="preserve">cáo thông minh </w:t>
      </w:r>
      <w:r w:rsidRPr="00EE2566">
        <w:rPr>
          <w:rFonts w:ascii="Palatino Linotype" w:eastAsiaTheme="minorEastAsia" w:hAnsi="Palatino Linotype" w:cstheme="minorBidi"/>
          <w:bCs w:val="0"/>
          <w:sz w:val="22"/>
          <w:szCs w:val="22"/>
        </w:rPr>
        <w:t>(Business Intelligent  - BI) là gì ?</w:t>
      </w:r>
    </w:p>
    <w:p w:rsidR="00F936A4" w:rsidRDefault="00F936A4" w:rsidP="0002326C">
      <w:pPr>
        <w:spacing w:after="0"/>
        <w:sectPr w:rsidR="00F936A4" w:rsidSect="00597D1B">
          <w:type w:val="continuous"/>
          <w:pgSz w:w="11907" w:h="16839" w:code="9"/>
          <w:pgMar w:top="1134" w:right="1134" w:bottom="1134" w:left="1134" w:header="720" w:footer="284" w:gutter="0"/>
          <w:pgNumType w:start="0"/>
          <w:cols w:space="720"/>
          <w:titlePg/>
          <w:docGrid w:linePitch="360"/>
        </w:sectPr>
      </w:pPr>
    </w:p>
    <w:p w:rsidR="004436F2" w:rsidRDefault="00DE7E91" w:rsidP="0002326C">
      <w:pPr>
        <w:spacing w:after="0"/>
      </w:pPr>
      <w:r>
        <w:lastRenderedPageBreak/>
        <w:t xml:space="preserve">BI hiểu đơn giản là một công cụ chuyển thể ngôn ngữ công nghệ thành ngôn ngữ kinh </w:t>
      </w:r>
      <w:r w:rsidR="00183546">
        <w:t>doanh theo một mô thức được các nhà quản trị mong muốn, nhằm phân tích và đưa ra quyết định, giúp doanh nghiệp đạt được các mục tiêu kinh doanh và quản trị doanh nghiệp.</w:t>
      </w:r>
      <w:r w:rsidR="004436F2" w:rsidRPr="004436F2">
        <w:t xml:space="preserve"> </w:t>
      </w:r>
      <w:r w:rsidR="004436F2">
        <w:t>"</w:t>
      </w:r>
      <w:r w:rsidR="004436F2" w:rsidRPr="006F1255">
        <w:rPr>
          <w:i/>
          <w:iCs/>
        </w:rPr>
        <w:t>Công</w:t>
      </w:r>
      <w:r w:rsidR="004436F2">
        <w:rPr>
          <w:rStyle w:val="Emphasis"/>
        </w:rPr>
        <w:t xml:space="preserve"> nghệ BI (Business Intelligent Technology) cung cấp một cách nhìn toàn cảnh hoạt động của doanh nghiệp từ quá khứ, hiện tại và các dự đoán tương lai thông qua các số liệu. Mục đích của BI là hỗ trợ cho doanh nghiệp ra quyết định tốt hơn</w:t>
      </w:r>
      <w:r w:rsidR="004436F2">
        <w:t>".</w:t>
      </w:r>
    </w:p>
    <w:p w:rsidR="00183546" w:rsidRPr="00597D1B" w:rsidRDefault="00183546" w:rsidP="00493F87">
      <w:r>
        <w:t>Theo k</w:t>
      </w:r>
      <w:r w:rsidRPr="008C2960">
        <w:t xml:space="preserve">hảo sát của Gartner đối với các CIO trong </w:t>
      </w:r>
      <w:r w:rsidR="0068403C">
        <w:t>hai</w:t>
      </w:r>
      <w:r w:rsidRPr="008C2960">
        <w:t xml:space="preserve"> năm trở lại đây cho thấy giải pháp BI luôn đứng đầu trong thứ tự ưu tiên về nhu cầu đầu tư công nghệ của doanh nghiệp (DN).</w:t>
      </w:r>
    </w:p>
    <w:p w:rsidR="00183546" w:rsidRDefault="00B709E5" w:rsidP="00493F87">
      <w:pPr>
        <w:rPr>
          <w:b/>
          <w:bCs/>
        </w:rPr>
        <w:sectPr w:rsidR="00183546" w:rsidSect="00597D1B">
          <w:type w:val="continuous"/>
          <w:pgSz w:w="11907" w:h="16839" w:code="9"/>
          <w:pgMar w:top="1134" w:right="1134" w:bottom="1134" w:left="1134" w:header="720" w:footer="284" w:gutter="0"/>
          <w:pgNumType w:start="0"/>
          <w:cols w:space="720"/>
          <w:titlePg/>
          <w:docGrid w:linePitch="360"/>
        </w:sectPr>
      </w:pPr>
      <w:r>
        <w:rPr>
          <w:b/>
          <w:bCs/>
          <w:noProof/>
          <w:lang w:val="vi-VN" w:eastAsia="vi-VN"/>
        </w:rPr>
        <w:drawing>
          <wp:inline distT="0" distB="0" distL="0" distR="0">
            <wp:extent cx="5772150" cy="1685925"/>
            <wp:effectExtent l="19050" t="19050" r="19050" b="285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0 - Top Garner BI.jpg"/>
                    <pic:cNvPicPr/>
                  </pic:nvPicPr>
                  <pic:blipFill>
                    <a:blip r:embed="rId12">
                      <a:extLst>
                        <a:ext uri="{28A0092B-C50C-407E-A947-70E740481C1C}">
                          <a14:useLocalDpi xmlns:a14="http://schemas.microsoft.com/office/drawing/2010/main" val="0"/>
                        </a:ext>
                      </a:extLst>
                    </a:blip>
                    <a:stretch>
                      <a:fillRect/>
                    </a:stretch>
                  </pic:blipFill>
                  <pic:spPr>
                    <a:xfrm>
                      <a:off x="0" y="0"/>
                      <a:ext cx="5772150" cy="1685925"/>
                    </a:xfrm>
                    <a:prstGeom prst="rect">
                      <a:avLst/>
                    </a:prstGeom>
                    <a:ln>
                      <a:solidFill>
                        <a:schemeClr val="accent1"/>
                      </a:solidFill>
                    </a:ln>
                  </pic:spPr>
                </pic:pic>
              </a:graphicData>
            </a:graphic>
          </wp:inline>
        </w:drawing>
      </w:r>
    </w:p>
    <w:p w:rsidR="00BC2A67" w:rsidRPr="00BC2A67" w:rsidRDefault="00121261" w:rsidP="00121261">
      <w:pPr>
        <w:pStyle w:val="Heading2"/>
        <w:numPr>
          <w:ilvl w:val="0"/>
          <w:numId w:val="0"/>
        </w:numPr>
        <w:spacing w:after="0"/>
        <w:rPr>
          <w:rFonts w:ascii="Palatino Linotype" w:eastAsiaTheme="minorEastAsia" w:hAnsi="Palatino Linotype" w:cstheme="minorBidi"/>
          <w:bCs w:val="0"/>
          <w:szCs w:val="22"/>
        </w:rPr>
      </w:pPr>
      <w:r>
        <w:rPr>
          <w:rFonts w:ascii="Palatino Linotype" w:eastAsiaTheme="minorEastAsia" w:hAnsi="Palatino Linotype" w:cstheme="minorBidi"/>
          <w:bCs w:val="0"/>
          <w:szCs w:val="22"/>
        </w:rPr>
        <w:lastRenderedPageBreak/>
        <w:t>Giới thiệu về giải pháp IBM Cognos</w:t>
      </w:r>
    </w:p>
    <w:p w:rsidR="00742573" w:rsidRPr="00C07B4D" w:rsidDel="003D2225" w:rsidRDefault="00BC2A67" w:rsidP="00742573">
      <w:pPr>
        <w:rPr>
          <w:del w:id="1" w:author="dungdb1" w:date="2015-08-14T14:06:00Z"/>
        </w:rPr>
      </w:pPr>
      <w:r>
        <w:t xml:space="preserve">Là </w:t>
      </w:r>
      <w:r w:rsidR="00742573" w:rsidRPr="00C07B4D">
        <w:t>giải pháp BI dẫn đầu thế giới cho những ứng dụng tạo bản báo cáo, dự báo, các</w:t>
      </w:r>
    </w:p>
    <w:p w:rsidR="00742573" w:rsidRPr="00C07B4D" w:rsidDel="003D2225" w:rsidRDefault="003D2225" w:rsidP="00742573">
      <w:pPr>
        <w:rPr>
          <w:del w:id="2" w:author="dungdb1" w:date="2015-08-14T14:06:00Z"/>
        </w:rPr>
      </w:pPr>
      <w:ins w:id="3" w:author="dungdb1" w:date="2015-08-14T14:06:00Z">
        <w:r>
          <w:t xml:space="preserve"> </w:t>
        </w:r>
      </w:ins>
      <w:r w:rsidR="00742573" w:rsidRPr="00C07B4D">
        <w:t>phân tích giả lập và quản lý hiệ</w:t>
      </w:r>
      <w:r w:rsidR="00C07B4D">
        <w:t>u n</w:t>
      </w:r>
      <w:r w:rsidR="00742573" w:rsidRPr="00C07B4D">
        <w:t>ăng của doanh nghiệ</w:t>
      </w:r>
      <w:r w:rsidR="00144585">
        <w:t>p (balance sc</w:t>
      </w:r>
      <w:r w:rsidR="00742573" w:rsidRPr="00C07B4D">
        <w:t>orecard, simulation and</w:t>
      </w:r>
    </w:p>
    <w:p w:rsidR="00742573" w:rsidRPr="00C07B4D" w:rsidDel="003D2225" w:rsidRDefault="003D2225" w:rsidP="003D2225">
      <w:pPr>
        <w:rPr>
          <w:del w:id="4" w:author="dungdb1" w:date="2015-08-14T14:06:00Z"/>
        </w:rPr>
      </w:pPr>
      <w:ins w:id="5" w:author="dungdb1" w:date="2015-08-14T14:06:00Z">
        <w:r>
          <w:t xml:space="preserve"> </w:t>
        </w:r>
      </w:ins>
      <w:r w:rsidR="00742573" w:rsidRPr="00C07B4D">
        <w:t>Forecasting). Ngoài ra, Cog</w:t>
      </w:r>
      <w:r w:rsidR="006B2581">
        <w:t xml:space="preserve">nos BI còn giúp cho </w:t>
      </w:r>
      <w:r w:rsidR="00A86293">
        <w:t>doanh nghiệp</w:t>
      </w:r>
      <w:r w:rsidR="006B2581">
        <w:t xml:space="preserve"> l</w:t>
      </w:r>
      <w:r w:rsidR="00742573" w:rsidRPr="00C07B4D">
        <w:t>ập những kế hoạch chiế</w:t>
      </w:r>
      <w:r w:rsidR="00660ACC">
        <w:t>n l</w:t>
      </w:r>
      <w:r w:rsidR="00742573" w:rsidRPr="00C07B4D">
        <w:t>ược,</w:t>
      </w:r>
    </w:p>
    <w:p w:rsidR="00742573" w:rsidRPr="00C07B4D" w:rsidDel="003D2225" w:rsidRDefault="003D2225" w:rsidP="00742573">
      <w:pPr>
        <w:rPr>
          <w:del w:id="6" w:author="dungdb1" w:date="2015-08-14T14:06:00Z"/>
        </w:rPr>
      </w:pPr>
      <w:ins w:id="7" w:author="dungdb1" w:date="2015-08-14T14:06:00Z">
        <w:r>
          <w:t xml:space="preserve"> </w:t>
        </w:r>
      </w:ins>
      <w:r w:rsidR="00742573" w:rsidRPr="00C07B4D">
        <w:t>hiểu và quản lý được nguồn tài chính và quản lý được các hoạt động kinh doanh của doanh</w:t>
      </w:r>
    </w:p>
    <w:p w:rsidR="00E413C2" w:rsidRDefault="003D2225" w:rsidP="00E413C2">
      <w:ins w:id="8" w:author="dungdb1" w:date="2015-08-14T14:06:00Z">
        <w:r>
          <w:t xml:space="preserve"> </w:t>
        </w:r>
      </w:ins>
      <w:r w:rsidR="00742573" w:rsidRPr="00C07B4D">
        <w:t>nghiệp.</w:t>
      </w:r>
    </w:p>
    <w:p w:rsidR="00C00479" w:rsidRPr="00BE4A18" w:rsidRDefault="0028699E" w:rsidP="00121261">
      <w:pPr>
        <w:spacing w:after="0"/>
        <w:jc w:val="left"/>
        <w:rPr>
          <w:b/>
        </w:rPr>
      </w:pPr>
      <w:r w:rsidRPr="00BE4A18">
        <w:rPr>
          <w:b/>
        </w:rPr>
        <w:t>Một s</w:t>
      </w:r>
      <w:ins w:id="9" w:author="dungdb1" w:date="2015-08-14T15:03:00Z">
        <w:r w:rsidR="00EE3DDA" w:rsidRPr="00EE3DDA">
          <w:rPr>
            <w:b/>
          </w:rPr>
          <w:t>ố</w:t>
        </w:r>
      </w:ins>
      <w:del w:id="10" w:author="dungdb1" w:date="2015-08-14T15:03:00Z">
        <w:r w:rsidRPr="00BE4A18" w:rsidDel="00EE3DDA">
          <w:rPr>
            <w:b/>
          </w:rPr>
          <w:delText>ô</w:delText>
        </w:r>
      </w:del>
      <w:r w:rsidRPr="00BE4A18">
        <w:rPr>
          <w:b/>
        </w:rPr>
        <w:t xml:space="preserve"> k</w:t>
      </w:r>
      <w:r w:rsidR="00C00479" w:rsidRPr="00BE4A18">
        <w:rPr>
          <w:b/>
        </w:rPr>
        <w:t xml:space="preserve">hách hàng </w:t>
      </w:r>
      <w:r w:rsidRPr="00BE4A18">
        <w:rPr>
          <w:b/>
        </w:rPr>
        <w:t xml:space="preserve">tiêu biểu </w:t>
      </w:r>
      <w:r w:rsidR="00C00479" w:rsidRPr="00BE4A18">
        <w:rPr>
          <w:b/>
        </w:rPr>
        <w:t>ứng dụng IBM Cognos thành công tại Việt Nam :</w:t>
      </w:r>
    </w:p>
    <w:p w:rsidR="00984689" w:rsidRDefault="00984689" w:rsidP="00935685">
      <w:pPr>
        <w:rPr>
          <w:rFonts w:ascii="Times New Roman" w:eastAsia="Times New Roman" w:hAnsi="Times New Roman" w:cs="Times New Roman"/>
          <w:sz w:val="24"/>
          <w:szCs w:val="24"/>
          <w:lang w:eastAsia="vi-VN"/>
        </w:rPr>
      </w:pPr>
      <w:r w:rsidRPr="00935685">
        <w:t> -</w:t>
      </w:r>
      <w:r w:rsidR="00C00479" w:rsidRPr="00935685">
        <w:t>Ngân hàng ACB</w:t>
      </w:r>
      <w:r w:rsidRPr="00935685">
        <w:t>,</w:t>
      </w:r>
      <w:r w:rsidR="006F298E">
        <w:t xml:space="preserve"> </w:t>
      </w:r>
      <w:r w:rsidR="00C00479" w:rsidRPr="00935685">
        <w:t>BIDV</w:t>
      </w:r>
      <w:r w:rsidRPr="00935685">
        <w:t>,</w:t>
      </w:r>
      <w:r w:rsidR="006F298E">
        <w:t xml:space="preserve"> </w:t>
      </w:r>
      <w:r w:rsidR="00C00479" w:rsidRPr="00935685">
        <w:t>Thành Thành Công</w:t>
      </w:r>
      <w:r w:rsidRPr="00935685">
        <w:t>,</w:t>
      </w:r>
      <w:r w:rsidR="006F298E">
        <w:t xml:space="preserve"> </w:t>
      </w:r>
      <w:r w:rsidR="00C00479" w:rsidRPr="00935685">
        <w:t>Nguyễn Kim</w:t>
      </w:r>
      <w:r w:rsidRPr="00935685">
        <w:t>,</w:t>
      </w:r>
      <w:r w:rsidR="006F298E">
        <w:t xml:space="preserve"> </w:t>
      </w:r>
      <w:r w:rsidR="00C00479" w:rsidRPr="00935685">
        <w:t>Sihospital</w:t>
      </w:r>
      <w:r w:rsidRPr="00935685">
        <w:t>,</w:t>
      </w:r>
      <w:r w:rsidR="006F298E">
        <w:t xml:space="preserve"> </w:t>
      </w:r>
      <w:r w:rsidR="00C00479" w:rsidRPr="00935685">
        <w:t>Satra</w:t>
      </w:r>
      <w:r w:rsidRPr="00935685">
        <w:t>,</w:t>
      </w:r>
      <w:r w:rsidR="006F298E">
        <w:t xml:space="preserve"> </w:t>
      </w:r>
      <w:r w:rsidR="00C00479" w:rsidRPr="00935685">
        <w:t>Transimex SG</w:t>
      </w:r>
      <w:r w:rsidRPr="00935685">
        <w:t>….</w:t>
      </w:r>
    </w:p>
    <w:p w:rsidR="00121261" w:rsidRPr="00534198" w:rsidRDefault="00BA3A37" w:rsidP="00121261">
      <w:pPr>
        <w:pStyle w:val="Heading2"/>
        <w:numPr>
          <w:ilvl w:val="0"/>
          <w:numId w:val="0"/>
        </w:numPr>
        <w:spacing w:after="0"/>
        <w:rPr>
          <w:rFonts w:ascii="Palatino Linotype" w:eastAsiaTheme="minorEastAsia" w:hAnsi="Palatino Linotype" w:cstheme="minorBidi"/>
          <w:bCs w:val="0"/>
          <w:szCs w:val="22"/>
        </w:rPr>
      </w:pPr>
      <w:r>
        <w:rPr>
          <w:rFonts w:ascii="Palatino Linotype" w:eastAsiaTheme="minorEastAsia" w:hAnsi="Palatino Linotype" w:cstheme="minorBidi"/>
          <w:bCs w:val="0"/>
          <w:szCs w:val="22"/>
        </w:rPr>
        <w:t>Tính năng ưu việt</w:t>
      </w:r>
      <w:r w:rsidR="00121261">
        <w:rPr>
          <w:rFonts w:ascii="Palatino Linotype" w:eastAsiaTheme="minorEastAsia" w:hAnsi="Palatino Linotype" w:cstheme="minorBidi"/>
          <w:bCs w:val="0"/>
          <w:szCs w:val="22"/>
        </w:rPr>
        <w:t xml:space="preserve"> của IBM Cognos</w:t>
      </w:r>
    </w:p>
    <w:p w:rsidR="00121261" w:rsidRDefault="00121261" w:rsidP="00ED5789">
      <w:pPr>
        <w:numPr>
          <w:ilvl w:val="0"/>
          <w:numId w:val="2"/>
        </w:numPr>
        <w:spacing w:after="100" w:afterAutospacing="1"/>
        <w:ind w:left="600"/>
        <w:pPrChange w:id="11" w:author="dungdb1" w:date="2015-08-14T14:07:00Z">
          <w:pPr>
            <w:numPr>
              <w:numId w:val="2"/>
            </w:numPr>
            <w:tabs>
              <w:tab w:val="num" w:pos="720"/>
            </w:tabs>
            <w:spacing w:after="100" w:afterAutospacing="1"/>
            <w:ind w:left="600" w:hanging="360"/>
            <w:jc w:val="left"/>
          </w:pPr>
        </w:pPrChange>
      </w:pPr>
      <w:r>
        <w:t>Cung cấp công cụ xây dựng data-mart một cách linh hoạt từ các dữ liệu nguồn</w:t>
      </w:r>
      <w:r w:rsidR="00EF2479">
        <w:t xml:space="preserve"> khác nhau</w:t>
      </w:r>
      <w:r>
        <w:t xml:space="preserve"> như ERP, CRM,..., làm nền tảng xây dựng các báo cáo phân tích linh động, đáp ứng nhu cầu phân tích số liệu của nhà quản trị</w:t>
      </w:r>
      <w:r w:rsidR="00EF2479">
        <w:t xml:space="preserve"> để từ đó ra quyết định chính xác và hiệu quả</w:t>
      </w:r>
      <w:r>
        <w:t>.</w:t>
      </w:r>
    </w:p>
    <w:p w:rsidR="00121261" w:rsidRDefault="00121261" w:rsidP="00ED5789">
      <w:pPr>
        <w:numPr>
          <w:ilvl w:val="0"/>
          <w:numId w:val="2"/>
        </w:numPr>
        <w:spacing w:before="100" w:beforeAutospacing="1" w:after="100" w:afterAutospacing="1"/>
        <w:ind w:left="600"/>
        <w:pPrChange w:id="12" w:author="dungdb1" w:date="2015-08-14T14:07:00Z">
          <w:pPr>
            <w:numPr>
              <w:numId w:val="2"/>
            </w:numPr>
            <w:tabs>
              <w:tab w:val="num" w:pos="720"/>
            </w:tabs>
            <w:spacing w:before="100" w:beforeAutospacing="1" w:after="100" w:afterAutospacing="1"/>
            <w:ind w:left="600" w:hanging="360"/>
            <w:jc w:val="left"/>
          </w:pPr>
        </w:pPrChange>
      </w:pPr>
      <w:r>
        <w:t>Công cụ xây dựng các báo cáo (report studio), các dashboard quản trị, truy vấn dữ liệu, và phân tích dữ liệu</w:t>
      </w:r>
    </w:p>
    <w:p w:rsidR="00121261" w:rsidRDefault="00121261" w:rsidP="00ED5789">
      <w:pPr>
        <w:numPr>
          <w:ilvl w:val="0"/>
          <w:numId w:val="2"/>
        </w:numPr>
        <w:spacing w:before="100" w:beforeAutospacing="1" w:after="100" w:afterAutospacing="1"/>
        <w:ind w:left="600"/>
        <w:pPrChange w:id="13" w:author="dungdb1" w:date="2015-08-14T14:07:00Z">
          <w:pPr>
            <w:numPr>
              <w:numId w:val="2"/>
            </w:numPr>
            <w:tabs>
              <w:tab w:val="num" w:pos="720"/>
            </w:tabs>
            <w:spacing w:before="100" w:beforeAutospacing="1" w:after="100" w:afterAutospacing="1"/>
            <w:ind w:left="600" w:hanging="360"/>
            <w:jc w:val="left"/>
          </w:pPr>
        </w:pPrChange>
      </w:pPr>
      <w:r>
        <w:t>Công cụ hỗ trợ nhà quản trị dễ dàng làm việc với các dữ liệu hoạt động của doanh nghiệp (data visualization), nhằm lý giải và tìm kiếm các cơ hội phát triển của doanh nghiệp mình.</w:t>
      </w:r>
    </w:p>
    <w:p w:rsidR="00121261" w:rsidRDefault="00121261" w:rsidP="00ED5789">
      <w:pPr>
        <w:numPr>
          <w:ilvl w:val="0"/>
          <w:numId w:val="2"/>
        </w:numPr>
        <w:spacing w:after="0"/>
        <w:ind w:left="600"/>
        <w:pPrChange w:id="14" w:author="dungdb1" w:date="2015-08-14T14:07:00Z">
          <w:pPr>
            <w:numPr>
              <w:numId w:val="2"/>
            </w:numPr>
            <w:tabs>
              <w:tab w:val="num" w:pos="720"/>
            </w:tabs>
            <w:spacing w:after="0"/>
            <w:ind w:left="600" w:hanging="360"/>
            <w:jc w:val="left"/>
          </w:pPr>
        </w:pPrChange>
      </w:pPr>
      <w:r>
        <w:t>Khả năng vận hàng trên bộ nhớ (memory) của máy tính để vận hành tối ưu nhất cho hệ thống.</w:t>
      </w:r>
    </w:p>
    <w:p w:rsidR="00121261" w:rsidRDefault="00121261" w:rsidP="00ED5789">
      <w:pPr>
        <w:spacing w:after="0"/>
        <w:ind w:firstLine="567"/>
        <w:pPrChange w:id="15" w:author="dungdb1" w:date="2015-08-14T14:07:00Z">
          <w:pPr>
            <w:spacing w:after="0"/>
            <w:ind w:firstLine="567"/>
            <w:jc w:val="left"/>
          </w:pPr>
        </w:pPrChange>
      </w:pPr>
      <w:r>
        <w:t xml:space="preserve">Tham khảo : </w:t>
      </w:r>
      <w:r w:rsidR="00C06594">
        <w:fldChar w:fldCharType="begin"/>
      </w:r>
      <w:r w:rsidR="00C06594">
        <w:instrText xml:space="preserve"> HYPERLINK "http://www-01.ibm.com/software/data/what-is-in-memory-computing.html" </w:instrText>
      </w:r>
      <w:r w:rsidR="00C06594">
        <w:fldChar w:fldCharType="separate"/>
      </w:r>
      <w:r w:rsidRPr="00FF6B77">
        <w:rPr>
          <w:rStyle w:val="Hyperlink"/>
        </w:rPr>
        <w:t>http://www-01.ibm.com/software/data/what-is-in-memory-computing.html</w:t>
      </w:r>
      <w:r w:rsidR="00C06594">
        <w:rPr>
          <w:rStyle w:val="Hyperlink"/>
        </w:rPr>
        <w:fldChar w:fldCharType="end"/>
      </w:r>
    </w:p>
    <w:p w:rsidR="00121261" w:rsidRDefault="00121261" w:rsidP="00ED5789">
      <w:pPr>
        <w:numPr>
          <w:ilvl w:val="0"/>
          <w:numId w:val="2"/>
        </w:numPr>
        <w:spacing w:after="0"/>
        <w:ind w:left="600"/>
        <w:pPrChange w:id="16" w:author="dungdb1" w:date="2015-08-14T14:07:00Z">
          <w:pPr>
            <w:numPr>
              <w:numId w:val="2"/>
            </w:numPr>
            <w:tabs>
              <w:tab w:val="num" w:pos="720"/>
            </w:tabs>
            <w:spacing w:after="0"/>
            <w:ind w:left="600" w:hanging="360"/>
            <w:jc w:val="left"/>
          </w:pPr>
        </w:pPrChange>
      </w:pPr>
      <w:r>
        <w:t>Vận hành hoàn toàn trên nền Web, và các thiết bị di động trên iOS, Android, và Windows Phone - giúp nhà quản lý nhanh chóng có được thông tin, các hoạt động đang diễn ra ở doanh nghiệp mình</w:t>
      </w:r>
    </w:p>
    <w:p w:rsidR="00E34971" w:rsidRPr="004113B3" w:rsidRDefault="00121261" w:rsidP="00ED5789">
      <w:pPr>
        <w:numPr>
          <w:ilvl w:val="0"/>
          <w:numId w:val="2"/>
        </w:numPr>
        <w:spacing w:after="0"/>
        <w:ind w:left="600"/>
        <w:pPrChange w:id="17" w:author="dungdb1" w:date="2015-08-14T14:07:00Z">
          <w:pPr>
            <w:numPr>
              <w:numId w:val="2"/>
            </w:numPr>
            <w:tabs>
              <w:tab w:val="num" w:pos="720"/>
            </w:tabs>
            <w:spacing w:after="0"/>
            <w:ind w:left="600" w:hanging="360"/>
            <w:jc w:val="left"/>
          </w:pPr>
        </w:pPrChange>
      </w:pPr>
      <w:r>
        <w:t>Tạo môi trường làm việc cộng tác giữa các thành viên trong doanh nghiệp</w:t>
      </w:r>
      <w:r w:rsidR="00E57AFE">
        <w:t>.</w:t>
      </w:r>
    </w:p>
    <w:p w:rsidR="005840EA" w:rsidRPr="00E413C2" w:rsidRDefault="005840EA" w:rsidP="005840EA">
      <w:pPr>
        <w:pStyle w:val="Heading2"/>
        <w:numPr>
          <w:ilvl w:val="0"/>
          <w:numId w:val="0"/>
        </w:numPr>
      </w:pPr>
      <w:r w:rsidRPr="00E34971">
        <w:rPr>
          <w:rFonts w:ascii="Palatino Linotype" w:eastAsiaTheme="minorEastAsia" w:hAnsi="Palatino Linotype" w:cstheme="minorBidi"/>
          <w:bCs w:val="0"/>
          <w:szCs w:val="22"/>
        </w:rPr>
        <w:lastRenderedPageBreak/>
        <w:t>Mô hình kiến trúc của IBM Congos</w:t>
      </w:r>
    </w:p>
    <w:p w:rsidR="005840EA" w:rsidRDefault="005840EA" w:rsidP="005840EA">
      <w:r>
        <w:rPr>
          <w:noProof/>
          <w:lang w:val="vi-VN" w:eastAsia="vi-VN"/>
        </w:rPr>
        <w:drawing>
          <wp:inline distT="0" distB="0" distL="0" distR="0" wp14:anchorId="2F6BEB5D" wp14:editId="5A3116A4">
            <wp:extent cx="5938320" cy="4200525"/>
            <wp:effectExtent l="19050" t="19050" r="2476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204260"/>
                    </a:xfrm>
                    <a:prstGeom prst="rect">
                      <a:avLst/>
                    </a:prstGeom>
                    <a:ln>
                      <a:solidFill>
                        <a:schemeClr val="tx1"/>
                      </a:solidFill>
                    </a:ln>
                  </pic:spPr>
                </pic:pic>
              </a:graphicData>
            </a:graphic>
          </wp:inline>
        </w:drawing>
      </w:r>
    </w:p>
    <w:p w:rsidR="005840EA" w:rsidRDefault="005840EA" w:rsidP="005840EA">
      <w:r w:rsidRPr="00FF172A">
        <w:rPr>
          <w:b/>
          <w:i/>
        </w:rPr>
        <w:t>Presentation Tier or Web Tier</w:t>
      </w:r>
      <w:r w:rsidRPr="00FF172A">
        <w:t xml:space="preserve"> </w:t>
      </w:r>
      <w:r>
        <w:t>: tầng giao diện  giúp người dùng kết nối với ứng dụng IBM Cognos BI cũng như là kết nối với Application Tier</w:t>
      </w:r>
      <w:r w:rsidRPr="00FF172A">
        <w:t>.</w:t>
      </w:r>
      <w:r>
        <w:t xml:space="preserve"> Các thành phần đáp ứng vai trò này được gọi là </w:t>
      </w:r>
      <w:r w:rsidRPr="00FF172A">
        <w:t>IBM Cognos Gateway</w:t>
      </w:r>
      <w:r>
        <w:t xml:space="preserve">.  </w:t>
      </w:r>
    </w:p>
    <w:p w:rsidR="005840EA" w:rsidRPr="00FF172A" w:rsidRDefault="005840EA" w:rsidP="005840EA">
      <w:pPr>
        <w:spacing w:after="0"/>
      </w:pPr>
      <w:r w:rsidRPr="00FF172A">
        <w:rPr>
          <w:b/>
          <w:i/>
        </w:rPr>
        <w:t>Application Tier</w:t>
      </w:r>
      <w:r w:rsidRPr="00FF172A">
        <w:t xml:space="preserve"> </w:t>
      </w:r>
      <w:r>
        <w:t>: tầng trung gian bao gồm 3 thành phần chính</w:t>
      </w:r>
    </w:p>
    <w:p w:rsidR="005840EA" w:rsidRPr="00FF172A" w:rsidRDefault="005840EA" w:rsidP="003259A3">
      <w:pPr>
        <w:numPr>
          <w:ilvl w:val="0"/>
          <w:numId w:val="2"/>
        </w:numPr>
        <w:spacing w:after="0"/>
        <w:ind w:left="600"/>
        <w:jc w:val="left"/>
      </w:pPr>
      <w:r w:rsidRPr="00FF172A">
        <w:t>   Dispatcher</w:t>
      </w:r>
    </w:p>
    <w:p w:rsidR="005840EA" w:rsidRPr="00FF172A" w:rsidRDefault="005840EA" w:rsidP="003259A3">
      <w:pPr>
        <w:numPr>
          <w:ilvl w:val="0"/>
          <w:numId w:val="2"/>
        </w:numPr>
        <w:spacing w:before="100" w:beforeAutospacing="1" w:after="0"/>
        <w:ind w:left="600"/>
        <w:jc w:val="left"/>
      </w:pPr>
      <w:r w:rsidRPr="00FF172A">
        <w:t>   Report Server</w:t>
      </w:r>
    </w:p>
    <w:p w:rsidR="005840EA" w:rsidRPr="00FF172A" w:rsidRDefault="005840EA" w:rsidP="003259A3">
      <w:pPr>
        <w:numPr>
          <w:ilvl w:val="0"/>
          <w:numId w:val="2"/>
        </w:numPr>
        <w:spacing w:before="100" w:beforeAutospacing="1" w:after="0"/>
        <w:ind w:left="600"/>
        <w:jc w:val="left"/>
      </w:pPr>
      <w:r w:rsidRPr="00FF172A">
        <w:t>   Content Manager</w:t>
      </w:r>
    </w:p>
    <w:p w:rsidR="00E340D5" w:rsidRPr="00A02CDE" w:rsidRDefault="005840EA" w:rsidP="00A02CDE">
      <w:pPr>
        <w:spacing w:after="0"/>
      </w:pPr>
      <w:r w:rsidRPr="00FF172A">
        <w:rPr>
          <w:b/>
          <w:i/>
        </w:rPr>
        <w:t>Data Tier</w:t>
      </w:r>
      <w:r>
        <w:rPr>
          <w:b/>
          <w:i/>
        </w:rPr>
        <w:t xml:space="preserve">: </w:t>
      </w:r>
      <w:r>
        <w:t xml:space="preserve">là tầng thao tác cơ sở dữ liệu có một số thành phần sau: </w:t>
      </w:r>
      <w:r w:rsidR="006F298E">
        <w:t>Content store</w:t>
      </w:r>
      <w:r w:rsidRPr="00FF172A">
        <w:t>,</w:t>
      </w:r>
      <w:r w:rsidR="006F298E">
        <w:t xml:space="preserve"> </w:t>
      </w:r>
      <w:r w:rsidRPr="00FF172A">
        <w:t>security namespace, Data Source,</w:t>
      </w:r>
      <w:r w:rsidR="006F298E">
        <w:t xml:space="preserve"> </w:t>
      </w:r>
      <w:r w:rsidRPr="00FF172A">
        <w:t>OLAP</w:t>
      </w:r>
      <w:r w:rsidR="006F298E">
        <w:t>.</w:t>
      </w:r>
    </w:p>
    <w:p w:rsidR="007B521F" w:rsidRPr="00BC2A67" w:rsidRDefault="007B521F" w:rsidP="00BC2A67">
      <w:pPr>
        <w:pStyle w:val="Heading2"/>
        <w:numPr>
          <w:ilvl w:val="0"/>
          <w:numId w:val="0"/>
        </w:numPr>
        <w:rPr>
          <w:rFonts w:ascii="Palatino Linotype" w:eastAsiaTheme="minorEastAsia" w:hAnsi="Palatino Linotype" w:cstheme="minorBidi"/>
          <w:bCs w:val="0"/>
          <w:szCs w:val="22"/>
        </w:rPr>
      </w:pPr>
      <w:r w:rsidRPr="00BC2A67">
        <w:rPr>
          <w:rFonts w:ascii="Palatino Linotype" w:eastAsiaTheme="minorEastAsia" w:hAnsi="Palatino Linotype" w:cstheme="minorBidi"/>
          <w:bCs w:val="0"/>
          <w:szCs w:val="22"/>
        </w:rPr>
        <w:t>Một số các chứ</w:t>
      </w:r>
      <w:r w:rsidR="00FC1ED7">
        <w:rPr>
          <w:rFonts w:ascii="Palatino Linotype" w:eastAsiaTheme="minorEastAsia" w:hAnsi="Palatino Linotype" w:cstheme="minorBidi"/>
          <w:bCs w:val="0"/>
          <w:szCs w:val="22"/>
        </w:rPr>
        <w:t>c năng chính</w:t>
      </w:r>
      <w:r w:rsidR="00A02CDE">
        <w:rPr>
          <w:rFonts w:ascii="Palatino Linotype" w:eastAsiaTheme="minorEastAsia" w:hAnsi="Palatino Linotype" w:cstheme="minorBidi"/>
          <w:bCs w:val="0"/>
          <w:szCs w:val="22"/>
        </w:rPr>
        <w:t xml:space="preserve">  bởi giải pháp IBM Cognos</w:t>
      </w:r>
    </w:p>
    <w:p w:rsidR="007B521F" w:rsidRDefault="007B521F" w:rsidP="00B422F5">
      <w:pPr>
        <w:rPr>
          <w:b/>
          <w:i/>
        </w:rPr>
      </w:pPr>
      <w:r>
        <w:rPr>
          <w:noProof/>
          <w:lang w:val="vi-VN" w:eastAsia="vi-VN"/>
        </w:rPr>
        <w:drawing>
          <wp:inline distT="0" distB="0" distL="0" distR="0" wp14:anchorId="62AC0ECB" wp14:editId="7DC06E17">
            <wp:extent cx="5809689" cy="1438275"/>
            <wp:effectExtent l="19050" t="19050" r="1968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08961" cy="1438095"/>
                    </a:xfrm>
                    <a:prstGeom prst="rect">
                      <a:avLst/>
                    </a:prstGeom>
                    <a:ln>
                      <a:solidFill>
                        <a:schemeClr val="tx1"/>
                      </a:solidFill>
                    </a:ln>
                  </pic:spPr>
                </pic:pic>
              </a:graphicData>
            </a:graphic>
          </wp:inline>
        </w:drawing>
      </w:r>
    </w:p>
    <w:p w:rsidR="00B422F5" w:rsidRPr="00A369AD" w:rsidRDefault="00A55436" w:rsidP="00B422F5">
      <w:r w:rsidRPr="00A369AD">
        <w:t>Query &amp; Reporting</w:t>
      </w:r>
      <w:r w:rsidR="00A678C5" w:rsidRPr="00A369AD">
        <w:t xml:space="preserve"> </w:t>
      </w:r>
      <w:r w:rsidR="00C409BB" w:rsidRPr="00A369AD">
        <w:t>[</w:t>
      </w:r>
      <w:r w:rsidR="00B422F5" w:rsidRPr="00A369AD">
        <w:t>Báo cáo</w:t>
      </w:r>
      <w:r w:rsidR="00C409BB" w:rsidRPr="00A369AD">
        <w:t>]</w:t>
      </w:r>
    </w:p>
    <w:p w:rsidR="00B422F5" w:rsidRPr="00A369AD" w:rsidRDefault="00443D6E" w:rsidP="00B422F5">
      <w:r w:rsidRPr="00A369AD">
        <w:t>Analysis[</w:t>
      </w:r>
      <w:r w:rsidR="00B422F5" w:rsidRPr="00A369AD">
        <w:t>Phân tích</w:t>
      </w:r>
      <w:r w:rsidRPr="00A369AD">
        <w:t>]</w:t>
      </w:r>
    </w:p>
    <w:p w:rsidR="00B422F5" w:rsidRPr="00A369AD" w:rsidRDefault="007D0B59" w:rsidP="00B422F5">
      <w:r w:rsidRPr="00A369AD">
        <w:t>Scorecarding[</w:t>
      </w:r>
      <w:r w:rsidR="00B422F5" w:rsidRPr="00A369AD">
        <w:t>Lập bảng điểm phân tích</w:t>
      </w:r>
      <w:r w:rsidRPr="00A369AD">
        <w:t>]</w:t>
      </w:r>
    </w:p>
    <w:p w:rsidR="00065C8B" w:rsidRDefault="00B422F5" w:rsidP="00941CA0">
      <w:r w:rsidRPr="00A369AD">
        <w:t>Dashboards [</w:t>
      </w:r>
      <w:r w:rsidR="00562FDE" w:rsidRPr="00A369AD">
        <w:t>B</w:t>
      </w:r>
      <w:r w:rsidRPr="00A369AD">
        <w:t>ảng điều khiể</w:t>
      </w:r>
      <w:r w:rsidR="00941CA0">
        <w:t>n]</w:t>
      </w:r>
    </w:p>
    <w:p w:rsidR="003F5D9E" w:rsidRPr="00E164B8" w:rsidRDefault="00E164B8" w:rsidP="00E164B8">
      <w:pPr>
        <w:pStyle w:val="Heading2"/>
        <w:numPr>
          <w:ilvl w:val="0"/>
          <w:numId w:val="0"/>
        </w:numPr>
        <w:spacing w:after="0"/>
        <w:rPr>
          <w:rFonts w:ascii="Palatino Linotype" w:eastAsiaTheme="minorEastAsia" w:hAnsi="Palatino Linotype" w:cstheme="minorBidi"/>
          <w:bCs w:val="0"/>
          <w:szCs w:val="22"/>
        </w:rPr>
      </w:pPr>
      <w:r>
        <w:rPr>
          <w:noProof/>
          <w:lang w:val="vi-VN" w:eastAsia="vi-VN"/>
        </w:rPr>
        <w:lastRenderedPageBreak/>
        <w:drawing>
          <wp:anchor distT="0" distB="0" distL="114300" distR="114300" simplePos="0" relativeHeight="251688960" behindDoc="0" locked="0" layoutInCell="1" allowOverlap="1" wp14:anchorId="2419653F" wp14:editId="7D4DD668">
            <wp:simplePos x="0" y="0"/>
            <wp:positionH relativeFrom="column">
              <wp:posOffset>470535</wp:posOffset>
            </wp:positionH>
            <wp:positionV relativeFrom="paragraph">
              <wp:posOffset>207645</wp:posOffset>
            </wp:positionV>
            <wp:extent cx="3752850" cy="2457450"/>
            <wp:effectExtent l="19050" t="19050" r="19050" b="19050"/>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4 - Công cụ Cognos01.jpg"/>
                    <pic:cNvPicPr/>
                  </pic:nvPicPr>
                  <pic:blipFill>
                    <a:blip r:embed="rId15">
                      <a:extLst>
                        <a:ext uri="{28A0092B-C50C-407E-A947-70E740481C1C}">
                          <a14:useLocalDpi xmlns:a14="http://schemas.microsoft.com/office/drawing/2010/main" val="0"/>
                        </a:ext>
                      </a:extLst>
                    </a:blip>
                    <a:stretch>
                      <a:fillRect/>
                    </a:stretch>
                  </pic:blipFill>
                  <pic:spPr>
                    <a:xfrm>
                      <a:off x="0" y="0"/>
                      <a:ext cx="3752850" cy="24574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B8595A">
        <w:rPr>
          <w:rFonts w:ascii="Palatino Linotype" w:eastAsiaTheme="minorEastAsia" w:hAnsi="Palatino Linotype" w:cstheme="minorBidi"/>
          <w:bCs w:val="0"/>
          <w:szCs w:val="22"/>
        </w:rPr>
        <w:t>Công cụ hỗ trợ</w:t>
      </w:r>
    </w:p>
    <w:p w:rsidR="00227412" w:rsidRPr="00227412" w:rsidRDefault="00F8555F" w:rsidP="003259A3">
      <w:pPr>
        <w:pStyle w:val="ListParagraph"/>
        <w:numPr>
          <w:ilvl w:val="0"/>
          <w:numId w:val="3"/>
        </w:numPr>
        <w:spacing w:after="0"/>
        <w:jc w:val="left"/>
      </w:pPr>
      <w:r>
        <w:rPr>
          <w:noProof/>
          <w:lang w:val="vi-VN" w:eastAsia="vi-VN"/>
        </w:rPr>
        <w:drawing>
          <wp:anchor distT="0" distB="0" distL="114300" distR="114300" simplePos="0" relativeHeight="251685888" behindDoc="0" locked="0" layoutInCell="1" allowOverlap="1" wp14:anchorId="09DE500A" wp14:editId="30B140C9">
            <wp:simplePos x="0" y="0"/>
            <wp:positionH relativeFrom="column">
              <wp:posOffset>470535</wp:posOffset>
            </wp:positionH>
            <wp:positionV relativeFrom="paragraph">
              <wp:posOffset>2900680</wp:posOffset>
            </wp:positionV>
            <wp:extent cx="5095875" cy="1924050"/>
            <wp:effectExtent l="19050" t="19050" r="28575" b="1905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4 - Công cụ Cognos.jpg"/>
                    <pic:cNvPicPr/>
                  </pic:nvPicPr>
                  <pic:blipFill>
                    <a:blip r:embed="rId16">
                      <a:extLst>
                        <a:ext uri="{28A0092B-C50C-407E-A947-70E740481C1C}">
                          <a14:useLocalDpi xmlns:a14="http://schemas.microsoft.com/office/drawing/2010/main" val="0"/>
                        </a:ext>
                      </a:extLst>
                    </a:blip>
                    <a:stretch>
                      <a:fillRect/>
                    </a:stretch>
                  </pic:blipFill>
                  <pic:spPr>
                    <a:xfrm>
                      <a:off x="0" y="0"/>
                      <a:ext cx="5095875" cy="19240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227412">
        <w:rPr>
          <w:b/>
          <w:bCs/>
          <w:i/>
          <w:iCs/>
        </w:rPr>
        <w:t xml:space="preserve">IBM cognos FrameWork Manager : </w:t>
      </w:r>
      <w:r w:rsidR="00227412">
        <w:rPr>
          <w:bCs/>
          <w:iCs/>
        </w:rPr>
        <w:t>xây dựng gói package cho từng chủ dề riêng biệt với đầy đủ nội dung chính của một doanh nghiệp</w:t>
      </w:r>
    </w:p>
    <w:p w:rsidR="00227412" w:rsidRPr="00C17FE4" w:rsidRDefault="00227412" w:rsidP="00ED5789">
      <w:pPr>
        <w:pStyle w:val="ListParagraph"/>
        <w:numPr>
          <w:ilvl w:val="0"/>
          <w:numId w:val="3"/>
        </w:numPr>
        <w:spacing w:after="0"/>
        <w:pPrChange w:id="18" w:author="dungdb1" w:date="2015-08-14T14:08:00Z">
          <w:pPr>
            <w:pStyle w:val="ListParagraph"/>
            <w:numPr>
              <w:numId w:val="3"/>
            </w:numPr>
            <w:spacing w:after="0"/>
            <w:ind w:hanging="360"/>
            <w:jc w:val="left"/>
          </w:pPr>
        </w:pPrChange>
      </w:pPr>
      <w:r w:rsidRPr="0001304E">
        <w:rPr>
          <w:b/>
          <w:i/>
        </w:rPr>
        <w:t>IBM Cognos Analysis</w:t>
      </w:r>
      <w:r w:rsidRPr="00C17FE4">
        <w:t xml:space="preserve"> </w:t>
      </w:r>
      <w:r>
        <w:t>: Tự t</w:t>
      </w:r>
      <w:r w:rsidRPr="00C17FE4">
        <w:t>ạo các báo cáo phân tích một cách linh hoạt theo ý muốn</w:t>
      </w:r>
      <w:r w:rsidR="00E37987">
        <w:t>.</w:t>
      </w:r>
    </w:p>
    <w:p w:rsidR="00227412" w:rsidRDefault="00227412" w:rsidP="00ED5789">
      <w:pPr>
        <w:pStyle w:val="ListParagraph"/>
        <w:numPr>
          <w:ilvl w:val="0"/>
          <w:numId w:val="3"/>
        </w:numPr>
        <w:spacing w:before="100" w:beforeAutospacing="1" w:after="100" w:afterAutospacing="1"/>
        <w:pPrChange w:id="19" w:author="dungdb1" w:date="2015-08-14T14:08:00Z">
          <w:pPr>
            <w:pStyle w:val="ListParagraph"/>
            <w:numPr>
              <w:numId w:val="3"/>
            </w:numPr>
            <w:spacing w:before="100" w:beforeAutospacing="1" w:after="100" w:afterAutospacing="1"/>
            <w:ind w:hanging="360"/>
            <w:jc w:val="left"/>
          </w:pPr>
        </w:pPrChange>
      </w:pPr>
      <w:r w:rsidRPr="0001304E">
        <w:rPr>
          <w:b/>
          <w:i/>
        </w:rPr>
        <w:t>IBM Cognos Report Studio</w:t>
      </w:r>
      <w:r>
        <w:t xml:space="preserve">: </w:t>
      </w:r>
      <w:r w:rsidRPr="00C17FE4">
        <w:t>Tạo ra những dashboard để có cái nhìn tổng thể về tình hình kinh doanh của doanh nghiệp hoặc tạo những báo cáo phức tạp với IBM cognos.</w:t>
      </w:r>
    </w:p>
    <w:p w:rsidR="00227412" w:rsidRDefault="00227412" w:rsidP="00ED5789">
      <w:pPr>
        <w:pStyle w:val="ListParagraph"/>
        <w:numPr>
          <w:ilvl w:val="1"/>
          <w:numId w:val="3"/>
        </w:numPr>
        <w:spacing w:before="100" w:beforeAutospacing="1" w:after="100" w:afterAutospacing="1"/>
        <w:pPrChange w:id="20" w:author="dungdb1" w:date="2015-08-14T14:08:00Z">
          <w:pPr>
            <w:pStyle w:val="ListParagraph"/>
            <w:numPr>
              <w:ilvl w:val="1"/>
              <w:numId w:val="3"/>
            </w:numPr>
            <w:spacing w:before="100" w:beforeAutospacing="1" w:after="100" w:afterAutospacing="1"/>
            <w:ind w:left="1440" w:hanging="360"/>
            <w:jc w:val="left"/>
          </w:pPr>
        </w:pPrChange>
      </w:pPr>
      <w:r w:rsidRPr="0001304E">
        <w:rPr>
          <w:b/>
          <w:i/>
        </w:rPr>
        <w:t>Active Report</w:t>
      </w:r>
      <w:r>
        <w:t xml:space="preserve"> :</w:t>
      </w:r>
      <w:r w:rsidRPr="00C17FE4">
        <w:t xml:space="preserve"> sẽ tạo ra các report linh động và mượt mà chạy trên nền các thiết bị di động, hỗ trợ người dùng cập nhật số liệu kịp thời và chính xác.</w:t>
      </w:r>
    </w:p>
    <w:p w:rsidR="00227412" w:rsidRPr="00FE433D" w:rsidRDefault="00227412" w:rsidP="00ED5789">
      <w:pPr>
        <w:pStyle w:val="ListParagraph"/>
        <w:numPr>
          <w:ilvl w:val="0"/>
          <w:numId w:val="3"/>
        </w:numPr>
        <w:spacing w:before="100" w:beforeAutospacing="1" w:after="100" w:afterAutospacing="1"/>
        <w:pPrChange w:id="21" w:author="dungdb1" w:date="2015-08-14T14:08:00Z">
          <w:pPr>
            <w:pStyle w:val="ListParagraph"/>
            <w:numPr>
              <w:numId w:val="3"/>
            </w:numPr>
            <w:spacing w:before="100" w:beforeAutospacing="1" w:after="100" w:afterAutospacing="1"/>
            <w:ind w:hanging="360"/>
            <w:jc w:val="left"/>
          </w:pPr>
        </w:pPrChange>
      </w:pPr>
      <w:r w:rsidRPr="0001304E">
        <w:rPr>
          <w:b/>
          <w:i/>
        </w:rPr>
        <w:t>Cognos workspace</w:t>
      </w:r>
      <w:r>
        <w:t>: C</w:t>
      </w:r>
      <w:r w:rsidRPr="00C17FE4">
        <w:t>ung cấp một không gian làm việc, tại đây người dùng có thể kéo thả những report riêng lẽ đã được tạo lên cùng một nơi để có cái nhìn tổng quát nhất, hoặc có thể tùy chỉnh report thêm các chiều phân tích hoặc có thể thêm các bộ lọc dữ liệu theo ý muốn.</w:t>
      </w:r>
    </w:p>
    <w:p w:rsidR="00227412" w:rsidRDefault="00227412" w:rsidP="00ED5789">
      <w:pPr>
        <w:pStyle w:val="ListParagraph"/>
        <w:numPr>
          <w:ilvl w:val="0"/>
          <w:numId w:val="3"/>
        </w:numPr>
        <w:spacing w:before="100" w:beforeAutospacing="1" w:after="100" w:afterAutospacing="1"/>
        <w:pPrChange w:id="22" w:author="dungdb1" w:date="2015-08-14T14:08:00Z">
          <w:pPr>
            <w:pStyle w:val="ListParagraph"/>
            <w:numPr>
              <w:numId w:val="3"/>
            </w:numPr>
            <w:spacing w:before="100" w:beforeAutospacing="1" w:after="100" w:afterAutospacing="1"/>
            <w:ind w:hanging="360"/>
            <w:jc w:val="left"/>
          </w:pPr>
        </w:pPrChange>
      </w:pPr>
      <w:r w:rsidRPr="0001304E">
        <w:rPr>
          <w:b/>
          <w:i/>
        </w:rPr>
        <w:t>IBM Cognos Analysis for excel</w:t>
      </w:r>
      <w:r>
        <w:rPr>
          <w:b/>
          <w:i/>
        </w:rPr>
        <w:t>:</w:t>
      </w:r>
      <w:r w:rsidRPr="00C17FE4">
        <w:t xml:space="preserve"> </w:t>
      </w:r>
      <w:r w:rsidRPr="00BE4A18">
        <w:rPr>
          <w:b/>
        </w:rPr>
        <w:t>Đặc biệt</w:t>
      </w:r>
      <w:r w:rsidRPr="00C17FE4">
        <w:t xml:space="preserve">, người dùng có thể sử dụng IBM </w:t>
      </w:r>
      <w:r>
        <w:t>C</w:t>
      </w:r>
      <w:r w:rsidRPr="00C17FE4">
        <w:t>ognos để phân tích trên giao diện excel. Công cụ hỗ trợ kéo thả các chiều phân tích lên excel đồng thời kết hợp các chức năng của excel (chart, function,..) để phân tích</w:t>
      </w:r>
      <w:r w:rsidR="006F298E">
        <w:t>.</w:t>
      </w:r>
    </w:p>
    <w:p w:rsidR="00D56581" w:rsidRPr="00210299" w:rsidRDefault="00065C8B" w:rsidP="00210299">
      <w:pPr>
        <w:pStyle w:val="Heading1"/>
        <w:numPr>
          <w:ilvl w:val="0"/>
          <w:numId w:val="0"/>
        </w:numPr>
        <w:spacing w:before="0" w:after="0"/>
        <w:rPr>
          <w:rFonts w:ascii="Palatino Linotype" w:eastAsiaTheme="minorEastAsia" w:hAnsi="Palatino Linotype" w:cstheme="minorBidi"/>
          <w:bCs w:val="0"/>
          <w:sz w:val="22"/>
          <w:szCs w:val="22"/>
        </w:rPr>
      </w:pPr>
      <w:r w:rsidRPr="00BC2A67">
        <w:rPr>
          <w:rFonts w:ascii="Palatino Linotype" w:eastAsiaTheme="minorEastAsia" w:hAnsi="Palatino Linotype" w:cstheme="minorBidi"/>
          <w:bCs w:val="0"/>
          <w:sz w:val="22"/>
          <w:szCs w:val="22"/>
        </w:rPr>
        <w:t xml:space="preserve">Xây dựng </w:t>
      </w:r>
      <w:r w:rsidR="003B0ECD">
        <w:rPr>
          <w:rFonts w:ascii="Palatino Linotype" w:eastAsiaTheme="minorEastAsia" w:hAnsi="Palatino Linotype" w:cstheme="minorBidi"/>
          <w:bCs w:val="0"/>
          <w:sz w:val="22"/>
          <w:szCs w:val="22"/>
        </w:rPr>
        <w:t xml:space="preserve">hệ thống </w:t>
      </w:r>
      <w:r w:rsidRPr="00BC2A67">
        <w:rPr>
          <w:rFonts w:ascii="Palatino Linotype" w:eastAsiaTheme="minorEastAsia" w:hAnsi="Palatino Linotype" w:cstheme="minorBidi"/>
          <w:bCs w:val="0"/>
          <w:sz w:val="22"/>
          <w:szCs w:val="22"/>
        </w:rPr>
        <w:t xml:space="preserve">báo cáo thông minh </w:t>
      </w:r>
      <w:r w:rsidR="003B0ECD">
        <w:rPr>
          <w:rFonts w:ascii="Palatino Linotype" w:eastAsiaTheme="minorEastAsia" w:hAnsi="Palatino Linotype" w:cstheme="minorBidi"/>
          <w:bCs w:val="0"/>
          <w:sz w:val="22"/>
          <w:szCs w:val="22"/>
        </w:rPr>
        <w:t>dựa trên phần mềm quản lý phân phối DMS.</w:t>
      </w:r>
    </w:p>
    <w:p w:rsidR="001C56B7" w:rsidRPr="0022368B" w:rsidRDefault="003B0ECD" w:rsidP="003259A3">
      <w:pPr>
        <w:pStyle w:val="ListParagraph"/>
        <w:numPr>
          <w:ilvl w:val="0"/>
          <w:numId w:val="4"/>
        </w:numPr>
        <w:spacing w:after="0"/>
        <w:jc w:val="left"/>
        <w:outlineLvl w:val="1"/>
        <w:rPr>
          <w:b/>
          <w:color w:val="C00000"/>
        </w:rPr>
        <w:sectPr w:rsidR="001C56B7" w:rsidRPr="0022368B" w:rsidSect="001C56B7">
          <w:type w:val="continuous"/>
          <w:pgSz w:w="11907" w:h="16839" w:code="9"/>
          <w:pgMar w:top="1134" w:right="1134" w:bottom="1134" w:left="1134" w:header="720" w:footer="284" w:gutter="0"/>
          <w:pgNumType w:start="0"/>
          <w:cols w:space="720"/>
          <w:titlePg/>
          <w:docGrid w:linePitch="360"/>
        </w:sectPr>
      </w:pPr>
      <w:r w:rsidRPr="00A0491D">
        <w:rPr>
          <w:b/>
          <w:color w:val="C00000"/>
        </w:rPr>
        <w:t>Xây dựng model quản lý bán hàng</w:t>
      </w:r>
    </w:p>
    <w:p w:rsidR="001C56B7" w:rsidRDefault="007A32B3" w:rsidP="001C56B7">
      <w:pPr>
        <w:tabs>
          <w:tab w:val="left" w:pos="1276"/>
        </w:tabs>
        <w:spacing w:after="0"/>
        <w:ind w:right="-143"/>
        <w:jc w:val="left"/>
      </w:pPr>
      <w:r>
        <w:rPr>
          <w:noProof/>
          <w:lang w:val="vi-VN" w:eastAsia="vi-VN"/>
        </w:rPr>
        <w:lastRenderedPageBreak/>
        <w:drawing>
          <wp:inline distT="0" distB="0" distL="0" distR="0">
            <wp:extent cx="2971800" cy="3067050"/>
            <wp:effectExtent l="19050" t="19050" r="19050" b="190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 Model DMS.jpg"/>
                    <pic:cNvPicPr/>
                  </pic:nvPicPr>
                  <pic:blipFill>
                    <a:blip r:embed="rId17">
                      <a:extLst>
                        <a:ext uri="{28A0092B-C50C-407E-A947-70E740481C1C}">
                          <a14:useLocalDpi xmlns:a14="http://schemas.microsoft.com/office/drawing/2010/main" val="0"/>
                        </a:ext>
                      </a:extLst>
                    </a:blip>
                    <a:stretch>
                      <a:fillRect/>
                    </a:stretch>
                  </pic:blipFill>
                  <pic:spPr>
                    <a:xfrm>
                      <a:off x="0" y="0"/>
                      <a:ext cx="2970530" cy="3065739"/>
                    </a:xfrm>
                    <a:prstGeom prst="rect">
                      <a:avLst/>
                    </a:prstGeom>
                    <a:ln>
                      <a:solidFill>
                        <a:schemeClr val="accent1"/>
                      </a:solidFill>
                    </a:ln>
                  </pic:spPr>
                </pic:pic>
              </a:graphicData>
            </a:graphic>
          </wp:inline>
        </w:drawing>
      </w:r>
    </w:p>
    <w:p w:rsidR="007A32B3" w:rsidRDefault="007A32B3" w:rsidP="007A32B3">
      <w:pPr>
        <w:spacing w:after="0"/>
        <w:jc w:val="left"/>
        <w:rPr>
          <w:rFonts w:ascii="Times New Roman" w:eastAsia="Times New Roman" w:hAnsi="Times New Roman" w:cs="Times New Roman"/>
          <w:sz w:val="24"/>
          <w:szCs w:val="24"/>
          <w:lang w:eastAsia="vi-VN"/>
        </w:rPr>
      </w:pPr>
    </w:p>
    <w:p w:rsidR="007A32B3" w:rsidRPr="007A32B3" w:rsidRDefault="007A32B3" w:rsidP="007A32B3">
      <w:pPr>
        <w:spacing w:after="0"/>
        <w:ind w:firstLine="360"/>
        <w:jc w:val="left"/>
        <w:rPr>
          <w:rFonts w:ascii="Times New Roman" w:eastAsia="Times New Roman" w:hAnsi="Times New Roman" w:cs="Times New Roman"/>
          <w:sz w:val="24"/>
          <w:szCs w:val="24"/>
          <w:lang w:val="vi-VN" w:eastAsia="vi-VN"/>
        </w:rPr>
      </w:pPr>
      <w:r w:rsidRPr="007A32B3">
        <w:rPr>
          <w:rFonts w:ascii="Times New Roman" w:eastAsia="Times New Roman" w:hAnsi="Times New Roman" w:cs="Times New Roman"/>
          <w:b/>
          <w:bCs/>
          <w:i/>
          <w:iCs/>
          <w:sz w:val="24"/>
          <w:szCs w:val="24"/>
          <w:lang w:val="vi-VN" w:eastAsia="vi-VN"/>
        </w:rPr>
        <w:lastRenderedPageBreak/>
        <w:t xml:space="preserve">Model thiết kế với </w:t>
      </w:r>
      <w:r w:rsidRPr="007A32B3">
        <w:rPr>
          <w:rFonts w:ascii="Times New Roman" w:eastAsia="Times New Roman" w:hAnsi="Times New Roman" w:cs="Times New Roman"/>
          <w:b/>
          <w:bCs/>
          <w:i/>
          <w:iCs/>
          <w:sz w:val="24"/>
          <w:szCs w:val="24"/>
          <w:lang w:eastAsia="vi-VN"/>
        </w:rPr>
        <w:t>4</w:t>
      </w:r>
      <w:r w:rsidRPr="007A32B3">
        <w:rPr>
          <w:rFonts w:ascii="Times New Roman" w:eastAsia="Times New Roman" w:hAnsi="Times New Roman" w:cs="Times New Roman"/>
          <w:b/>
          <w:bCs/>
          <w:i/>
          <w:iCs/>
          <w:sz w:val="24"/>
          <w:szCs w:val="24"/>
          <w:lang w:val="vi-VN" w:eastAsia="vi-VN"/>
        </w:rPr>
        <w:t xml:space="preserve"> lớp : </w:t>
      </w:r>
    </w:p>
    <w:p w:rsidR="007A32B3" w:rsidRPr="001C56B7" w:rsidRDefault="007A32B3" w:rsidP="005E311B">
      <w:pPr>
        <w:numPr>
          <w:ilvl w:val="0"/>
          <w:numId w:val="5"/>
        </w:numPr>
        <w:spacing w:before="100" w:beforeAutospacing="1" w:after="100" w:afterAutospacing="1"/>
        <w:rPr>
          <w:rFonts w:ascii="Times New Roman" w:eastAsia="Times New Roman" w:hAnsi="Times New Roman" w:cs="Times New Roman"/>
          <w:sz w:val="24"/>
          <w:szCs w:val="24"/>
          <w:lang w:val="vi-VN" w:eastAsia="vi-VN"/>
        </w:rPr>
        <w:pPrChange w:id="23" w:author="dungdb1" w:date="2015-08-14T14:12:00Z">
          <w:pPr>
            <w:numPr>
              <w:numId w:val="5"/>
            </w:numPr>
            <w:tabs>
              <w:tab w:val="num" w:pos="720"/>
            </w:tabs>
            <w:spacing w:before="100" w:beforeAutospacing="1" w:after="100" w:afterAutospacing="1"/>
            <w:ind w:left="720" w:hanging="360"/>
            <w:jc w:val="left"/>
          </w:pPr>
        </w:pPrChange>
      </w:pPr>
      <w:r w:rsidRPr="003D2225">
        <w:rPr>
          <w:rFonts w:ascii="Times New Roman" w:eastAsia="Times New Roman" w:hAnsi="Times New Roman" w:cs="Times New Roman"/>
          <w:i/>
          <w:sz w:val="24"/>
          <w:szCs w:val="24"/>
          <w:lang w:val="vi-VN" w:eastAsia="vi-VN"/>
          <w:rPrChange w:id="24" w:author="dungdb1" w:date="2015-08-14T14:06:00Z">
            <w:rPr>
              <w:rFonts w:ascii="Times New Roman" w:eastAsia="Times New Roman" w:hAnsi="Times New Roman" w:cs="Times New Roman"/>
              <w:i/>
              <w:sz w:val="24"/>
              <w:szCs w:val="24"/>
              <w:lang w:eastAsia="vi-VN"/>
            </w:rPr>
          </w:rPrChange>
        </w:rPr>
        <w:t>Foundation</w:t>
      </w:r>
      <w:r w:rsidRPr="001C56B7">
        <w:rPr>
          <w:rFonts w:ascii="Times New Roman" w:eastAsia="Times New Roman" w:hAnsi="Times New Roman" w:cs="Times New Roman"/>
          <w:i/>
          <w:sz w:val="24"/>
          <w:szCs w:val="24"/>
          <w:lang w:val="vi-VN" w:eastAsia="vi-VN"/>
        </w:rPr>
        <w:t xml:space="preserve"> View</w:t>
      </w:r>
      <w:r w:rsidRPr="001C56B7">
        <w:rPr>
          <w:rFonts w:ascii="Times New Roman" w:eastAsia="Times New Roman" w:hAnsi="Times New Roman" w:cs="Times New Roman"/>
          <w:sz w:val="24"/>
          <w:szCs w:val="24"/>
          <w:lang w:val="vi-VN" w:eastAsia="vi-VN"/>
        </w:rPr>
        <w:t xml:space="preserve"> : Lớp dữ liệu</w:t>
      </w:r>
      <w:r w:rsidRPr="003D2225">
        <w:rPr>
          <w:rFonts w:ascii="Times New Roman" w:eastAsia="Times New Roman" w:hAnsi="Times New Roman" w:cs="Times New Roman"/>
          <w:sz w:val="24"/>
          <w:szCs w:val="24"/>
          <w:lang w:val="vi-VN" w:eastAsia="vi-VN"/>
          <w:rPrChange w:id="25" w:author="dungdb1" w:date="2015-08-14T14:06:00Z">
            <w:rPr>
              <w:rFonts w:ascii="Times New Roman" w:eastAsia="Times New Roman" w:hAnsi="Times New Roman" w:cs="Times New Roman"/>
              <w:sz w:val="24"/>
              <w:szCs w:val="24"/>
              <w:lang w:eastAsia="vi-VN"/>
            </w:rPr>
          </w:rPrChange>
        </w:rPr>
        <w:t>:</w:t>
      </w:r>
      <w:r w:rsidRPr="001C56B7">
        <w:rPr>
          <w:rFonts w:ascii="Times New Roman" w:eastAsia="Times New Roman" w:hAnsi="Times New Roman" w:cs="Times New Roman"/>
          <w:sz w:val="24"/>
          <w:szCs w:val="24"/>
          <w:lang w:val="vi-VN" w:eastAsia="vi-VN"/>
        </w:rPr>
        <w:t xml:space="preserve"> lấy trực tiếp từ datasource</w:t>
      </w:r>
    </w:p>
    <w:p w:rsidR="007A32B3" w:rsidRPr="001C56B7" w:rsidRDefault="007A32B3" w:rsidP="005E311B">
      <w:pPr>
        <w:numPr>
          <w:ilvl w:val="0"/>
          <w:numId w:val="5"/>
        </w:numPr>
        <w:spacing w:before="100" w:beforeAutospacing="1" w:after="100" w:afterAutospacing="1"/>
        <w:rPr>
          <w:rFonts w:ascii="Times New Roman" w:eastAsia="Times New Roman" w:hAnsi="Times New Roman" w:cs="Times New Roman"/>
          <w:sz w:val="24"/>
          <w:szCs w:val="24"/>
          <w:lang w:val="vi-VN" w:eastAsia="vi-VN"/>
        </w:rPr>
        <w:pPrChange w:id="26" w:author="dungdb1" w:date="2015-08-14T14:12:00Z">
          <w:pPr>
            <w:numPr>
              <w:numId w:val="5"/>
            </w:numPr>
            <w:tabs>
              <w:tab w:val="num" w:pos="720"/>
            </w:tabs>
            <w:spacing w:before="100" w:beforeAutospacing="1" w:after="100" w:afterAutospacing="1"/>
            <w:ind w:left="720" w:hanging="360"/>
            <w:jc w:val="left"/>
          </w:pPr>
        </w:pPrChange>
      </w:pPr>
      <w:r w:rsidRPr="00D84105">
        <w:rPr>
          <w:rFonts w:ascii="Times New Roman" w:eastAsia="Times New Roman" w:hAnsi="Times New Roman" w:cs="Times New Roman"/>
          <w:i/>
          <w:sz w:val="24"/>
          <w:szCs w:val="24"/>
          <w:lang w:eastAsia="vi-VN"/>
        </w:rPr>
        <w:t>Consolidation</w:t>
      </w:r>
      <w:r w:rsidRPr="001C56B7">
        <w:rPr>
          <w:rFonts w:ascii="Times New Roman" w:eastAsia="Times New Roman" w:hAnsi="Times New Roman" w:cs="Times New Roman"/>
          <w:i/>
          <w:sz w:val="24"/>
          <w:szCs w:val="24"/>
          <w:lang w:val="vi-VN" w:eastAsia="vi-VN"/>
        </w:rPr>
        <w:t xml:space="preserve"> View</w:t>
      </w:r>
      <w:r w:rsidRPr="001C56B7">
        <w:rPr>
          <w:rFonts w:ascii="Times New Roman" w:eastAsia="Times New Roman" w:hAnsi="Times New Roman" w:cs="Times New Roman"/>
          <w:sz w:val="24"/>
          <w:szCs w:val="24"/>
          <w:lang w:val="vi-VN" w:eastAsia="vi-VN"/>
        </w:rPr>
        <w:t xml:space="preserve"> : Lớp </w:t>
      </w:r>
      <w:r>
        <w:rPr>
          <w:rFonts w:ascii="Times New Roman" w:eastAsia="Times New Roman" w:hAnsi="Times New Roman" w:cs="Times New Roman"/>
          <w:sz w:val="24"/>
          <w:szCs w:val="24"/>
          <w:lang w:eastAsia="vi-VN"/>
        </w:rPr>
        <w:t>cách ly</w:t>
      </w:r>
      <w:r w:rsidRPr="001C56B7">
        <w:rPr>
          <w:rFonts w:ascii="Times New Roman" w:eastAsia="Times New Roman" w:hAnsi="Times New Roman" w:cs="Times New Roman"/>
          <w:sz w:val="24"/>
          <w:szCs w:val="24"/>
          <w:lang w:val="vi-VN" w:eastAsia="vi-VN"/>
        </w:rPr>
        <w:t xml:space="preserve"> </w:t>
      </w:r>
      <w:r>
        <w:rPr>
          <w:rFonts w:ascii="Times New Roman" w:eastAsia="Times New Roman" w:hAnsi="Times New Roman" w:cs="Times New Roman"/>
          <w:sz w:val="24"/>
          <w:szCs w:val="24"/>
          <w:lang w:eastAsia="vi-VN"/>
        </w:rPr>
        <w:t xml:space="preserve">được tạo bởi truy vấn </w:t>
      </w:r>
      <w:r>
        <w:rPr>
          <w:rFonts w:ascii="Times New Roman" w:eastAsia="Times New Roman" w:hAnsi="Times New Roman" w:cs="Times New Roman"/>
          <w:sz w:val="24"/>
          <w:szCs w:val="24"/>
          <w:lang w:val="vi-VN" w:eastAsia="vi-VN"/>
        </w:rPr>
        <w:t xml:space="preserve">đối tượng của </w:t>
      </w:r>
      <w:r>
        <w:rPr>
          <w:rFonts w:ascii="Times New Roman" w:eastAsia="Times New Roman" w:hAnsi="Times New Roman" w:cs="Times New Roman"/>
          <w:sz w:val="24"/>
          <w:szCs w:val="24"/>
          <w:lang w:eastAsia="vi-VN"/>
        </w:rPr>
        <w:t>Foundation</w:t>
      </w:r>
      <w:r w:rsidRPr="001C56B7">
        <w:rPr>
          <w:rFonts w:ascii="Times New Roman" w:eastAsia="Times New Roman" w:hAnsi="Times New Roman" w:cs="Times New Roman"/>
          <w:sz w:val="24"/>
          <w:szCs w:val="24"/>
          <w:lang w:val="vi-VN" w:eastAsia="vi-VN"/>
        </w:rPr>
        <w:t xml:space="preserve"> View</w:t>
      </w:r>
      <w:r>
        <w:rPr>
          <w:rFonts w:ascii="Times New Roman" w:eastAsia="Times New Roman" w:hAnsi="Times New Roman" w:cs="Times New Roman"/>
          <w:sz w:val="24"/>
          <w:szCs w:val="24"/>
          <w:lang w:eastAsia="vi-VN"/>
        </w:rPr>
        <w:t>.</w:t>
      </w:r>
    </w:p>
    <w:p w:rsidR="007A32B3" w:rsidRPr="001C56B7" w:rsidRDefault="007A32B3" w:rsidP="005E311B">
      <w:pPr>
        <w:numPr>
          <w:ilvl w:val="0"/>
          <w:numId w:val="5"/>
        </w:numPr>
        <w:spacing w:before="100" w:beforeAutospacing="1" w:after="100" w:afterAutospacing="1"/>
        <w:rPr>
          <w:rFonts w:ascii="Times New Roman" w:eastAsia="Times New Roman" w:hAnsi="Times New Roman" w:cs="Times New Roman"/>
          <w:sz w:val="24"/>
          <w:szCs w:val="24"/>
          <w:lang w:val="vi-VN" w:eastAsia="vi-VN"/>
        </w:rPr>
        <w:pPrChange w:id="27" w:author="dungdb1" w:date="2015-08-14T14:12:00Z">
          <w:pPr>
            <w:numPr>
              <w:numId w:val="5"/>
            </w:numPr>
            <w:tabs>
              <w:tab w:val="num" w:pos="720"/>
            </w:tabs>
            <w:spacing w:before="100" w:beforeAutospacing="1" w:after="100" w:afterAutospacing="1"/>
            <w:ind w:left="720" w:hanging="360"/>
            <w:jc w:val="left"/>
          </w:pPr>
        </w:pPrChange>
      </w:pPr>
      <w:r w:rsidRPr="001C56B7">
        <w:rPr>
          <w:rFonts w:ascii="Times New Roman" w:eastAsia="Times New Roman" w:hAnsi="Times New Roman" w:cs="Times New Roman"/>
          <w:i/>
          <w:sz w:val="24"/>
          <w:szCs w:val="24"/>
          <w:lang w:val="vi-VN" w:eastAsia="vi-VN"/>
        </w:rPr>
        <w:t>Dimension View</w:t>
      </w:r>
      <w:r w:rsidRPr="001C56B7">
        <w:rPr>
          <w:rFonts w:ascii="Times New Roman" w:eastAsia="Times New Roman" w:hAnsi="Times New Roman" w:cs="Times New Roman"/>
          <w:sz w:val="24"/>
          <w:szCs w:val="24"/>
          <w:lang w:val="vi-VN" w:eastAsia="vi-VN"/>
        </w:rPr>
        <w:t xml:space="preserve">: </w:t>
      </w:r>
      <w:r w:rsidRPr="003D2225">
        <w:rPr>
          <w:rFonts w:ascii="Times New Roman" w:eastAsia="Times New Roman" w:hAnsi="Times New Roman" w:cs="Times New Roman"/>
          <w:sz w:val="24"/>
          <w:szCs w:val="24"/>
          <w:lang w:val="vi-VN" w:eastAsia="vi-VN"/>
          <w:rPrChange w:id="28" w:author="dungdb1" w:date="2015-08-14T14:06:00Z">
            <w:rPr>
              <w:rFonts w:ascii="Times New Roman" w:eastAsia="Times New Roman" w:hAnsi="Times New Roman" w:cs="Times New Roman"/>
              <w:sz w:val="24"/>
              <w:szCs w:val="24"/>
              <w:lang w:eastAsia="vi-VN"/>
            </w:rPr>
          </w:rPrChange>
        </w:rPr>
        <w:t>Lớp chứa các d</w:t>
      </w:r>
      <w:r w:rsidRPr="001C56B7">
        <w:rPr>
          <w:rFonts w:ascii="Times New Roman" w:eastAsia="Times New Roman" w:hAnsi="Times New Roman" w:cs="Times New Roman"/>
          <w:sz w:val="24"/>
          <w:szCs w:val="24"/>
          <w:lang w:val="vi-VN" w:eastAsia="vi-VN"/>
        </w:rPr>
        <w:t xml:space="preserve">ữ liệu </w:t>
      </w:r>
      <w:r w:rsidRPr="003D2225">
        <w:rPr>
          <w:rFonts w:ascii="Times New Roman" w:eastAsia="Times New Roman" w:hAnsi="Times New Roman" w:cs="Times New Roman"/>
          <w:sz w:val="24"/>
          <w:szCs w:val="24"/>
          <w:lang w:val="vi-VN" w:eastAsia="vi-VN"/>
          <w:rPrChange w:id="29" w:author="dungdb1" w:date="2015-08-14T14:06:00Z">
            <w:rPr>
              <w:rFonts w:ascii="Times New Roman" w:eastAsia="Times New Roman" w:hAnsi="Times New Roman" w:cs="Times New Roman"/>
              <w:sz w:val="24"/>
              <w:szCs w:val="24"/>
              <w:lang w:eastAsia="vi-VN"/>
            </w:rPr>
          </w:rPrChange>
        </w:rPr>
        <w:t>đa chiều truy vấn từ đối tượng của Consolidation View(Sử dụng OLAP-style queries)</w:t>
      </w:r>
    </w:p>
    <w:p w:rsidR="007A32B3" w:rsidRPr="0048179E" w:rsidRDefault="007A32B3" w:rsidP="005E311B">
      <w:pPr>
        <w:numPr>
          <w:ilvl w:val="0"/>
          <w:numId w:val="5"/>
        </w:numPr>
        <w:spacing w:before="100" w:beforeAutospacing="1" w:after="100" w:afterAutospacing="1"/>
        <w:rPr>
          <w:rFonts w:ascii="Times New Roman" w:eastAsia="Times New Roman" w:hAnsi="Times New Roman" w:cs="Times New Roman"/>
          <w:sz w:val="24"/>
          <w:szCs w:val="24"/>
          <w:lang w:val="vi-VN" w:eastAsia="vi-VN"/>
        </w:rPr>
        <w:pPrChange w:id="30" w:author="dungdb1" w:date="2015-08-14T14:12:00Z">
          <w:pPr>
            <w:numPr>
              <w:numId w:val="5"/>
            </w:numPr>
            <w:tabs>
              <w:tab w:val="num" w:pos="720"/>
            </w:tabs>
            <w:spacing w:before="100" w:beforeAutospacing="1" w:after="100" w:afterAutospacing="1"/>
            <w:ind w:left="720" w:hanging="360"/>
            <w:jc w:val="left"/>
          </w:pPr>
        </w:pPrChange>
      </w:pPr>
      <w:r w:rsidRPr="00D84105">
        <w:rPr>
          <w:rFonts w:ascii="Times New Roman" w:eastAsia="Times New Roman" w:hAnsi="Times New Roman" w:cs="Times New Roman"/>
          <w:i/>
          <w:sz w:val="24"/>
          <w:szCs w:val="24"/>
          <w:lang w:eastAsia="vi-VN"/>
        </w:rPr>
        <w:t>Presentation</w:t>
      </w:r>
      <w:r w:rsidRPr="001C56B7">
        <w:rPr>
          <w:rFonts w:ascii="Times New Roman" w:eastAsia="Times New Roman" w:hAnsi="Times New Roman" w:cs="Times New Roman"/>
          <w:i/>
          <w:sz w:val="24"/>
          <w:szCs w:val="24"/>
          <w:lang w:val="vi-VN" w:eastAsia="vi-VN"/>
        </w:rPr>
        <w:t xml:space="preserve"> View</w:t>
      </w:r>
      <w:r w:rsidRPr="001C56B7">
        <w:rPr>
          <w:rFonts w:ascii="Times New Roman" w:eastAsia="Times New Roman" w:hAnsi="Times New Roman" w:cs="Times New Roman"/>
          <w:sz w:val="24"/>
          <w:szCs w:val="24"/>
          <w:lang w:val="vi-VN" w:eastAsia="vi-VN"/>
        </w:rPr>
        <w:t xml:space="preserve">: </w:t>
      </w:r>
      <w:r>
        <w:rPr>
          <w:rFonts w:ascii="Times New Roman" w:eastAsia="Times New Roman" w:hAnsi="Times New Roman" w:cs="Times New Roman"/>
          <w:sz w:val="24"/>
          <w:szCs w:val="24"/>
          <w:lang w:eastAsia="vi-VN"/>
        </w:rPr>
        <w:t>Lớp hiển thị,p</w:t>
      </w:r>
      <w:r w:rsidRPr="001C56B7">
        <w:rPr>
          <w:rFonts w:ascii="Times New Roman" w:eastAsia="Times New Roman" w:hAnsi="Times New Roman" w:cs="Times New Roman"/>
          <w:sz w:val="24"/>
          <w:szCs w:val="24"/>
          <w:lang w:val="vi-VN" w:eastAsia="vi-VN"/>
        </w:rPr>
        <w:t>hân chia dữ liệu theo từng chủ đề</w:t>
      </w:r>
      <w:r>
        <w:rPr>
          <w:rFonts w:ascii="Times New Roman" w:eastAsia="Times New Roman" w:hAnsi="Times New Roman" w:cs="Times New Roman"/>
          <w:sz w:val="24"/>
          <w:szCs w:val="24"/>
          <w:lang w:val="vi-VN" w:eastAsia="vi-VN"/>
        </w:rPr>
        <w:t xml:space="preserve"> ví dụ: Sale</w:t>
      </w:r>
      <w:r w:rsidRPr="001C56B7">
        <w:rPr>
          <w:rFonts w:ascii="Times New Roman" w:eastAsia="Times New Roman" w:hAnsi="Times New Roman" w:cs="Times New Roman"/>
          <w:sz w:val="24"/>
          <w:szCs w:val="24"/>
          <w:lang w:val="vi-VN" w:eastAsia="vi-VN"/>
        </w:rPr>
        <w:t xml:space="preserve">, Inventory, </w:t>
      </w:r>
      <w:r>
        <w:rPr>
          <w:rFonts w:ascii="Times New Roman" w:eastAsia="Times New Roman" w:hAnsi="Times New Roman" w:cs="Times New Roman"/>
          <w:sz w:val="24"/>
          <w:szCs w:val="24"/>
          <w:lang w:eastAsia="vi-VN"/>
        </w:rPr>
        <w:t>Promotion,</w:t>
      </w:r>
      <w:r>
        <w:rPr>
          <w:rFonts w:ascii="Times New Roman" w:eastAsia="Times New Roman" w:hAnsi="Times New Roman" w:cs="Times New Roman"/>
          <w:sz w:val="24"/>
          <w:szCs w:val="24"/>
          <w:lang w:val="vi-VN" w:eastAsia="vi-VN"/>
        </w:rPr>
        <w:t>…</w:t>
      </w:r>
      <w:r w:rsidRPr="001C56B7">
        <w:rPr>
          <w:rFonts w:ascii="Times New Roman" w:eastAsia="Times New Roman" w:hAnsi="Times New Roman" w:cs="Times New Roman"/>
          <w:sz w:val="24"/>
          <w:szCs w:val="24"/>
          <w:lang w:val="vi-VN" w:eastAsia="vi-VN"/>
        </w:rPr>
        <w:t xml:space="preserve"> Người dùng cuối chỉ cần quan tâm tới lớp cuối này để phục vụ cho việc làm báo cáo</w:t>
      </w:r>
      <w:r w:rsidRPr="003D2225">
        <w:rPr>
          <w:rFonts w:ascii="Times New Roman" w:eastAsia="Times New Roman" w:hAnsi="Times New Roman" w:cs="Times New Roman"/>
          <w:sz w:val="24"/>
          <w:szCs w:val="24"/>
          <w:lang w:val="vi-VN" w:eastAsia="vi-VN"/>
          <w:rPrChange w:id="31" w:author="dungdb1" w:date="2015-08-14T14:06:00Z">
            <w:rPr>
              <w:rFonts w:ascii="Times New Roman" w:eastAsia="Times New Roman" w:hAnsi="Times New Roman" w:cs="Times New Roman"/>
              <w:sz w:val="24"/>
              <w:szCs w:val="24"/>
              <w:lang w:eastAsia="vi-VN"/>
            </w:rPr>
          </w:rPrChange>
        </w:rPr>
        <w:t>.</w:t>
      </w:r>
    </w:p>
    <w:p w:rsidR="007A32B3" w:rsidRPr="007A32B3" w:rsidRDefault="007A32B3" w:rsidP="005E311B">
      <w:pPr>
        <w:numPr>
          <w:ilvl w:val="0"/>
          <w:numId w:val="5"/>
        </w:numPr>
        <w:spacing w:before="100" w:beforeAutospacing="1" w:after="100" w:afterAutospacing="1"/>
        <w:rPr>
          <w:rFonts w:ascii="Times New Roman" w:eastAsia="Times New Roman" w:hAnsi="Times New Roman" w:cs="Times New Roman"/>
          <w:sz w:val="24"/>
          <w:szCs w:val="24"/>
          <w:lang w:val="vi-VN" w:eastAsia="vi-VN"/>
        </w:rPr>
        <w:sectPr w:rsidR="007A32B3" w:rsidRPr="007A32B3" w:rsidSect="00BA4E17">
          <w:type w:val="continuous"/>
          <w:pgSz w:w="11907" w:h="16839" w:code="9"/>
          <w:pgMar w:top="1134" w:right="1134" w:bottom="1134" w:left="1134" w:header="720" w:footer="284" w:gutter="0"/>
          <w:pgNumType w:start="0"/>
          <w:cols w:num="2" w:space="283"/>
          <w:titlePg/>
          <w:docGrid w:linePitch="360"/>
        </w:sectPr>
        <w:pPrChange w:id="32" w:author="dungdb1" w:date="2015-08-14T14:12:00Z">
          <w:pPr>
            <w:numPr>
              <w:numId w:val="5"/>
            </w:numPr>
            <w:tabs>
              <w:tab w:val="num" w:pos="720"/>
            </w:tabs>
            <w:spacing w:before="100" w:beforeAutospacing="1" w:after="100" w:afterAutospacing="1"/>
            <w:ind w:left="720" w:hanging="360"/>
            <w:jc w:val="left"/>
          </w:pPr>
        </w:pPrChange>
      </w:pPr>
      <w:r w:rsidRPr="003D2225">
        <w:rPr>
          <w:rFonts w:ascii="Times New Roman" w:eastAsia="Times New Roman" w:hAnsi="Times New Roman" w:cs="Times New Roman"/>
          <w:sz w:val="24"/>
          <w:szCs w:val="24"/>
          <w:lang w:val="vi-VN" w:eastAsia="vi-VN"/>
          <w:rPrChange w:id="33" w:author="dungdb1" w:date="2015-08-14T14:06:00Z">
            <w:rPr>
              <w:rFonts w:ascii="Times New Roman" w:eastAsia="Times New Roman" w:hAnsi="Times New Roman" w:cs="Times New Roman"/>
              <w:sz w:val="24"/>
              <w:szCs w:val="24"/>
              <w:lang w:eastAsia="vi-VN"/>
            </w:rPr>
          </w:rPrChange>
        </w:rPr>
        <w:t>Đôi khi có thể rút gọn làm 3 lớp (bỏ qua Consolidation View)</w:t>
      </w:r>
    </w:p>
    <w:p w:rsidR="00F160CC" w:rsidRPr="003D2225" w:rsidRDefault="00F160CC" w:rsidP="005E311B">
      <w:pPr>
        <w:spacing w:after="0"/>
        <w:rPr>
          <w:lang w:val="vi-VN"/>
          <w:rPrChange w:id="34" w:author="dungdb1" w:date="2015-08-14T14:06:00Z">
            <w:rPr/>
          </w:rPrChange>
        </w:rPr>
        <w:pPrChange w:id="35" w:author="dungdb1" w:date="2015-08-14T14:13:00Z">
          <w:pPr>
            <w:spacing w:after="0"/>
            <w:jc w:val="left"/>
          </w:pPr>
        </w:pPrChange>
      </w:pPr>
      <w:r w:rsidRPr="003D2225">
        <w:rPr>
          <w:lang w:val="vi-VN"/>
          <w:rPrChange w:id="36" w:author="dungdb1" w:date="2015-08-14T14:06:00Z">
            <w:rPr/>
          </w:rPrChange>
        </w:rPr>
        <w:lastRenderedPageBreak/>
        <w:t>Sau đây là chi tiết các bước xây dựng về model quản lý bán hàng</w:t>
      </w:r>
    </w:p>
    <w:p w:rsidR="007847E9" w:rsidRPr="003D2225" w:rsidRDefault="00F160CC" w:rsidP="005E311B">
      <w:pPr>
        <w:spacing w:after="0"/>
        <w:rPr>
          <w:lang w:val="fr-FR"/>
          <w:rPrChange w:id="37" w:author="dungdb1" w:date="2015-08-14T14:06:00Z">
            <w:rPr/>
          </w:rPrChange>
        </w:rPr>
        <w:pPrChange w:id="38" w:author="dungdb1" w:date="2015-08-14T14:13:00Z">
          <w:pPr>
            <w:spacing w:after="0"/>
            <w:jc w:val="left"/>
          </w:pPr>
        </w:pPrChange>
      </w:pPr>
      <w:r w:rsidRPr="003D2225">
        <w:rPr>
          <w:lang w:val="fr-FR"/>
          <w:rPrChange w:id="39" w:author="dungdb1" w:date="2015-08-14T14:06:00Z">
            <w:rPr/>
          </w:rPrChange>
        </w:rPr>
        <w:t>Tạo một Project mới, đặt tên là DMS</w:t>
      </w:r>
    </w:p>
    <w:p w:rsidR="00E01D4C" w:rsidRPr="003956FF" w:rsidRDefault="00E01D4C" w:rsidP="005E311B">
      <w:pPr>
        <w:numPr>
          <w:ilvl w:val="0"/>
          <w:numId w:val="2"/>
        </w:numPr>
        <w:spacing w:after="100" w:afterAutospacing="1"/>
        <w:ind w:left="600"/>
        <w:pPrChange w:id="40" w:author="dungdb1" w:date="2015-08-14T14:13:00Z">
          <w:pPr>
            <w:numPr>
              <w:numId w:val="2"/>
            </w:numPr>
            <w:tabs>
              <w:tab w:val="num" w:pos="720"/>
            </w:tabs>
            <w:spacing w:after="100" w:afterAutospacing="1"/>
            <w:ind w:left="600" w:hanging="360"/>
            <w:jc w:val="left"/>
          </w:pPr>
        </w:pPrChange>
      </w:pPr>
      <w:r>
        <w:t>Tạ</w:t>
      </w:r>
      <w:r w:rsidR="006F298E">
        <w:t>o Datasource dành cho model</w:t>
      </w:r>
      <w:r>
        <w:t>. Hiện tại IBM Cognos hỗ trợ kết nối đến rất nhiều loạ</w:t>
      </w:r>
      <w:r w:rsidR="003956FF">
        <w:t>i CSDL: Oracle, SQL Server, DB2…</w:t>
      </w:r>
    </w:p>
    <w:p w:rsidR="00F160CC" w:rsidRPr="00F160CC" w:rsidRDefault="00F160CC" w:rsidP="005E311B">
      <w:pPr>
        <w:numPr>
          <w:ilvl w:val="0"/>
          <w:numId w:val="2"/>
        </w:numPr>
        <w:spacing w:before="100" w:beforeAutospacing="1" w:after="100" w:afterAutospacing="1"/>
        <w:ind w:left="600"/>
        <w:pPrChange w:id="41" w:author="dungdb1" w:date="2015-08-14T14:13:00Z">
          <w:pPr>
            <w:numPr>
              <w:numId w:val="2"/>
            </w:numPr>
            <w:tabs>
              <w:tab w:val="num" w:pos="720"/>
            </w:tabs>
            <w:spacing w:before="100" w:beforeAutospacing="1" w:after="100" w:afterAutospacing="1"/>
            <w:ind w:left="600" w:hanging="360"/>
            <w:jc w:val="left"/>
          </w:pPr>
        </w:pPrChange>
      </w:pPr>
      <w:r w:rsidRPr="00F160CC">
        <w:t xml:space="preserve">Lấy dữ liệu từ Datasource đã tạo </w:t>
      </w:r>
      <w:r w:rsidR="00A23FEC">
        <w:t>ra</w:t>
      </w:r>
      <w:r w:rsidRPr="00F160CC">
        <w:t>, chỉ lấy những bảng nào cần thiết dùng phân tích bán hàng.</w:t>
      </w:r>
    </w:p>
    <w:p w:rsidR="00F160CC" w:rsidRPr="00F160CC" w:rsidRDefault="00F160CC" w:rsidP="005E311B">
      <w:pPr>
        <w:numPr>
          <w:ilvl w:val="0"/>
          <w:numId w:val="2"/>
        </w:numPr>
        <w:spacing w:after="0"/>
        <w:ind w:left="600"/>
        <w:pPrChange w:id="42" w:author="dungdb1" w:date="2015-08-14T14:13:00Z">
          <w:pPr>
            <w:numPr>
              <w:numId w:val="2"/>
            </w:numPr>
            <w:tabs>
              <w:tab w:val="num" w:pos="720"/>
            </w:tabs>
            <w:spacing w:after="0"/>
            <w:ind w:left="600" w:hanging="360"/>
            <w:jc w:val="left"/>
          </w:pPr>
        </w:pPrChange>
      </w:pPr>
      <w:r w:rsidRPr="00F160CC">
        <w:t>Ở đây tôi chọn các bảng cơ bản cho việc phân tích sales bao gồm:</w:t>
      </w:r>
    </w:p>
    <w:p w:rsidR="008E7271" w:rsidRDefault="004061EA" w:rsidP="005E311B">
      <w:pPr>
        <w:numPr>
          <w:ilvl w:val="1"/>
          <w:numId w:val="6"/>
        </w:numPr>
        <w:spacing w:after="0"/>
        <w:pPrChange w:id="43" w:author="dungdb1" w:date="2015-08-14T14:13:00Z">
          <w:pPr>
            <w:numPr>
              <w:ilvl w:val="1"/>
              <w:numId w:val="6"/>
            </w:numPr>
            <w:tabs>
              <w:tab w:val="num" w:pos="1440"/>
            </w:tabs>
            <w:spacing w:after="0"/>
            <w:ind w:left="1440" w:hanging="360"/>
            <w:jc w:val="left"/>
          </w:pPr>
        </w:pPrChange>
      </w:pPr>
      <w:r>
        <w:t xml:space="preserve">Các bảng dùng thiết kế Dim: </w:t>
      </w:r>
      <w:r w:rsidR="00F160CC" w:rsidRPr="00F160CC">
        <w:t>Time</w:t>
      </w:r>
      <w:r w:rsidR="00B63CAC">
        <w:t>_Dimension,</w:t>
      </w:r>
      <w:ins w:id="44" w:author="dungdb1" w:date="2015-08-14T14:13:00Z">
        <w:r w:rsidR="005E311B">
          <w:t xml:space="preserve"> </w:t>
        </w:r>
      </w:ins>
      <w:r w:rsidR="00B63CAC">
        <w:t>S</w:t>
      </w:r>
      <w:r>
        <w:t>hop,</w:t>
      </w:r>
      <w:ins w:id="45" w:author="dungdb1" w:date="2015-08-14T14:13:00Z">
        <w:r w:rsidR="005E311B">
          <w:t xml:space="preserve"> </w:t>
        </w:r>
      </w:ins>
      <w:r>
        <w:t>Staff,</w:t>
      </w:r>
      <w:ins w:id="46" w:author="dungdb1" w:date="2015-08-14T14:13:00Z">
        <w:r w:rsidR="005E311B">
          <w:t xml:space="preserve"> </w:t>
        </w:r>
      </w:ins>
      <w:r w:rsidR="008E7271">
        <w:t xml:space="preserve">Customer, </w:t>
      </w:r>
      <w:r>
        <w:t>Product,</w:t>
      </w:r>
      <w:ins w:id="47" w:author="dungdb1" w:date="2015-08-14T14:13:00Z">
        <w:r w:rsidR="005E311B">
          <w:t xml:space="preserve"> </w:t>
        </w:r>
      </w:ins>
      <w:r>
        <w:t>Product_Info</w:t>
      </w:r>
      <w:r w:rsidR="008E7271">
        <w:t>,</w:t>
      </w:r>
      <w:ins w:id="48" w:author="dungdb1" w:date="2015-08-14T14:13:00Z">
        <w:r w:rsidR="005E311B">
          <w:t xml:space="preserve"> </w:t>
        </w:r>
      </w:ins>
      <w:r w:rsidR="008E7271">
        <w:t>Promotion_Program</w:t>
      </w:r>
    </w:p>
    <w:p w:rsidR="00B63CAC" w:rsidRPr="00F160CC" w:rsidRDefault="004061EA" w:rsidP="005E311B">
      <w:pPr>
        <w:numPr>
          <w:ilvl w:val="1"/>
          <w:numId w:val="6"/>
        </w:numPr>
        <w:spacing w:before="100" w:beforeAutospacing="1" w:after="0"/>
        <w:pPrChange w:id="49" w:author="dungdb1" w:date="2015-08-14T14:13:00Z">
          <w:pPr>
            <w:numPr>
              <w:ilvl w:val="1"/>
              <w:numId w:val="6"/>
            </w:numPr>
            <w:tabs>
              <w:tab w:val="num" w:pos="1440"/>
            </w:tabs>
            <w:spacing w:before="100" w:beforeAutospacing="1" w:after="0"/>
            <w:ind w:left="1440" w:hanging="360"/>
            <w:jc w:val="left"/>
          </w:pPr>
        </w:pPrChange>
      </w:pPr>
      <w:r>
        <w:t>Các bảng dùng thiết kế Fact: Sale_Order,</w:t>
      </w:r>
      <w:ins w:id="50" w:author="dungdb1" w:date="2015-08-14T14:13:00Z">
        <w:r w:rsidR="005E311B">
          <w:t xml:space="preserve"> </w:t>
        </w:r>
      </w:ins>
      <w:r>
        <w:t>Sale_Order_Detail</w:t>
      </w:r>
      <w:r w:rsidR="008E7271">
        <w:t>,</w:t>
      </w:r>
      <w:ins w:id="51" w:author="dungdb1" w:date="2015-08-14T14:13:00Z">
        <w:r w:rsidR="005E311B">
          <w:t xml:space="preserve"> </w:t>
        </w:r>
      </w:ins>
      <w:r w:rsidR="008E7271">
        <w:t>Sale_Order_Promotion</w:t>
      </w:r>
    </w:p>
    <w:p w:rsidR="008E7271" w:rsidRDefault="00F160CC" w:rsidP="005E311B">
      <w:pPr>
        <w:numPr>
          <w:ilvl w:val="0"/>
          <w:numId w:val="2"/>
        </w:numPr>
        <w:spacing w:after="0"/>
        <w:ind w:left="600"/>
        <w:pPrChange w:id="52" w:author="dungdb1" w:date="2015-08-14T14:13:00Z">
          <w:pPr>
            <w:numPr>
              <w:numId w:val="2"/>
            </w:numPr>
            <w:tabs>
              <w:tab w:val="num" w:pos="720"/>
            </w:tabs>
            <w:spacing w:after="0"/>
            <w:ind w:left="600" w:hanging="360"/>
            <w:jc w:val="left"/>
          </w:pPr>
        </w:pPrChange>
      </w:pPr>
      <w:r w:rsidRPr="00F160CC">
        <w:t xml:space="preserve">Tùy mục đích phân tích, bạn có thể chọn thêm 1 số bảng </w:t>
      </w:r>
      <w:r w:rsidR="004061EA">
        <w:t>khác</w:t>
      </w:r>
    </w:p>
    <w:p w:rsidR="008E7271" w:rsidRPr="00747393" w:rsidRDefault="008E7271" w:rsidP="005E311B">
      <w:pPr>
        <w:pStyle w:val="ListParagraph"/>
        <w:numPr>
          <w:ilvl w:val="0"/>
          <w:numId w:val="8"/>
        </w:numPr>
        <w:spacing w:after="0"/>
        <w:rPr>
          <w:b/>
          <w:i/>
        </w:rPr>
        <w:pPrChange w:id="53" w:author="dungdb1" w:date="2015-08-14T14:13:00Z">
          <w:pPr>
            <w:pStyle w:val="ListParagraph"/>
            <w:numPr>
              <w:numId w:val="8"/>
            </w:numPr>
            <w:spacing w:after="0"/>
            <w:ind w:left="502" w:hanging="360"/>
            <w:jc w:val="left"/>
          </w:pPr>
        </w:pPrChange>
      </w:pPr>
      <w:r w:rsidRPr="00747393">
        <w:rPr>
          <w:b/>
          <w:i/>
        </w:rPr>
        <w:t>Foundation Objects View</w:t>
      </w:r>
    </w:p>
    <w:p w:rsidR="00F160CC" w:rsidRPr="00835BCD" w:rsidRDefault="00835BCD" w:rsidP="005E311B">
      <w:pPr>
        <w:numPr>
          <w:ilvl w:val="0"/>
          <w:numId w:val="2"/>
        </w:numPr>
        <w:spacing w:after="0"/>
        <w:ind w:left="600"/>
        <w:pPrChange w:id="54" w:author="dungdb1" w:date="2015-08-14T14:13:00Z">
          <w:pPr>
            <w:numPr>
              <w:numId w:val="2"/>
            </w:numPr>
            <w:tabs>
              <w:tab w:val="num" w:pos="720"/>
            </w:tabs>
            <w:spacing w:after="0"/>
            <w:ind w:left="600" w:hanging="360"/>
            <w:jc w:val="left"/>
          </w:pPr>
        </w:pPrChange>
      </w:pPr>
      <w:r>
        <w:rPr>
          <w:rFonts w:ascii="Times New Roman" w:eastAsia="Times New Roman" w:hAnsi="Times New Roman" w:cs="Times New Roman"/>
          <w:noProof/>
          <w:sz w:val="24"/>
          <w:szCs w:val="24"/>
          <w:lang w:val="vi-VN" w:eastAsia="vi-VN"/>
        </w:rPr>
        <w:drawing>
          <wp:anchor distT="0" distB="0" distL="114300" distR="114300" simplePos="0" relativeHeight="251696128" behindDoc="0" locked="0" layoutInCell="1" allowOverlap="1" wp14:anchorId="2EDB2524" wp14:editId="282CB444">
            <wp:simplePos x="0" y="0"/>
            <wp:positionH relativeFrom="column">
              <wp:posOffset>699135</wp:posOffset>
            </wp:positionH>
            <wp:positionV relativeFrom="paragraph">
              <wp:posOffset>226060</wp:posOffset>
            </wp:positionV>
            <wp:extent cx="2266950" cy="1905000"/>
            <wp:effectExtent l="19050" t="19050" r="19050" b="1905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6- Bảng CSDL DMS.jpg"/>
                    <pic:cNvPicPr/>
                  </pic:nvPicPr>
                  <pic:blipFill>
                    <a:blip r:embed="rId18">
                      <a:extLst>
                        <a:ext uri="{28A0092B-C50C-407E-A947-70E740481C1C}">
                          <a14:useLocalDpi xmlns:a14="http://schemas.microsoft.com/office/drawing/2010/main" val="0"/>
                        </a:ext>
                      </a:extLst>
                    </a:blip>
                    <a:stretch>
                      <a:fillRect/>
                    </a:stretch>
                  </pic:blipFill>
                  <pic:spPr>
                    <a:xfrm>
                      <a:off x="0" y="0"/>
                      <a:ext cx="2266950" cy="19050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F160CC" w:rsidRPr="00F160CC">
        <w:t>Tạo 1 Namespace đặt tên Foundation Objects View chứa các bảng vừa mới lấy.</w:t>
      </w:r>
    </w:p>
    <w:p w:rsidR="00D53B43" w:rsidRDefault="00D53B43" w:rsidP="00517F8F">
      <w:pPr>
        <w:numPr>
          <w:ilvl w:val="0"/>
          <w:numId w:val="2"/>
        </w:numPr>
        <w:spacing w:after="100" w:afterAutospacing="1"/>
        <w:ind w:left="600"/>
        <w:pPrChange w:id="55" w:author="dungdb1" w:date="2015-08-14T14:54:00Z">
          <w:pPr>
            <w:numPr>
              <w:numId w:val="2"/>
            </w:numPr>
            <w:tabs>
              <w:tab w:val="num" w:pos="720"/>
            </w:tabs>
            <w:spacing w:after="100" w:afterAutospacing="1"/>
            <w:ind w:left="600" w:hanging="360"/>
            <w:jc w:val="left"/>
          </w:pPr>
        </w:pPrChange>
      </w:pPr>
      <w:r>
        <w:t xml:space="preserve">Tạo các </w:t>
      </w:r>
      <w:r w:rsidR="00D63074">
        <w:t xml:space="preserve">đối tượng </w:t>
      </w:r>
      <w:r w:rsidR="004E3E77">
        <w:t>alias</w:t>
      </w:r>
      <w:r w:rsidR="007E37B6">
        <w:t xml:space="preserve"> </w:t>
      </w:r>
      <w:r w:rsidR="0061410C">
        <w:t>(cũng là các dim</w:t>
      </w:r>
      <w:r w:rsidR="001E5DF5">
        <w:t>ension</w:t>
      </w:r>
      <w:r w:rsidR="0061410C">
        <w:t>)</w:t>
      </w:r>
      <w:r w:rsidR="007E37B6">
        <w:t xml:space="preserve">, bảng fact </w:t>
      </w:r>
      <w:r w:rsidR="00627D57">
        <w:t>từ các</w:t>
      </w:r>
      <w:r>
        <w:t xml:space="preserve"> bảng gốc</w:t>
      </w:r>
    </w:p>
    <w:p w:rsidR="00182FD1" w:rsidRDefault="00182FD1" w:rsidP="00517F8F">
      <w:pPr>
        <w:numPr>
          <w:ilvl w:val="1"/>
          <w:numId w:val="2"/>
        </w:numPr>
        <w:spacing w:after="0"/>
        <w:pPrChange w:id="56" w:author="dungdb1" w:date="2015-08-14T14:54:00Z">
          <w:pPr>
            <w:numPr>
              <w:ilvl w:val="1"/>
              <w:numId w:val="2"/>
            </w:numPr>
            <w:tabs>
              <w:tab w:val="num" w:pos="1440"/>
            </w:tabs>
            <w:spacing w:after="0"/>
            <w:ind w:left="1440" w:hanging="360"/>
            <w:jc w:val="left"/>
          </w:pPr>
        </w:pPrChange>
      </w:pPr>
      <w:r>
        <w:t xml:space="preserve">Chú ý sử dụng Filter để giới hạn truy vấn dữ liệu. </w:t>
      </w:r>
    </w:p>
    <w:p w:rsidR="00835BCD" w:rsidRDefault="00835BCD" w:rsidP="00517F8F">
      <w:pPr>
        <w:spacing w:after="0"/>
        <w:ind w:left="1440"/>
        <w:pPrChange w:id="57" w:author="dungdb1" w:date="2015-08-14T14:54:00Z">
          <w:pPr>
            <w:spacing w:after="0"/>
            <w:ind w:left="1440"/>
            <w:jc w:val="left"/>
          </w:pPr>
        </w:pPrChange>
      </w:pPr>
      <w:r>
        <w:rPr>
          <w:noProof/>
          <w:lang w:val="vi-VN" w:eastAsia="vi-VN"/>
        </w:rPr>
        <w:lastRenderedPageBreak/>
        <w:drawing>
          <wp:anchor distT="0" distB="0" distL="114300" distR="114300" simplePos="0" relativeHeight="251695104" behindDoc="0" locked="0" layoutInCell="1" allowOverlap="1" wp14:anchorId="7D87E0F4" wp14:editId="60CDFDCE">
            <wp:simplePos x="0" y="0"/>
            <wp:positionH relativeFrom="column">
              <wp:posOffset>708660</wp:posOffset>
            </wp:positionH>
            <wp:positionV relativeFrom="paragraph">
              <wp:posOffset>411480</wp:posOffset>
            </wp:positionV>
            <wp:extent cx="2828925" cy="1885950"/>
            <wp:effectExtent l="19050" t="19050" r="28575" b="19050"/>
            <wp:wrapTopAndBottom/>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7 - Bảng Dim và Fact.jpg"/>
                    <pic:cNvPicPr/>
                  </pic:nvPicPr>
                  <pic:blipFill>
                    <a:blip r:embed="rId19">
                      <a:extLst>
                        <a:ext uri="{28A0092B-C50C-407E-A947-70E740481C1C}">
                          <a14:useLocalDpi xmlns:a14="http://schemas.microsoft.com/office/drawing/2010/main" val="0"/>
                        </a:ext>
                      </a:extLst>
                    </a:blip>
                    <a:stretch>
                      <a:fillRect/>
                    </a:stretch>
                  </pic:blipFill>
                  <pic:spPr>
                    <a:xfrm>
                      <a:off x="0" y="0"/>
                      <a:ext cx="2828925" cy="18859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182FD1">
        <w:t>VD : Đối tượng region, area, shop đều được thiết kế nằm trong bảng SHOP vớ</w:t>
      </w:r>
      <w:r w:rsidR="0061410C">
        <w:t>i type khác khau.</w:t>
      </w:r>
    </w:p>
    <w:p w:rsidR="00F160CC" w:rsidRDefault="00F160CC" w:rsidP="00517F8F">
      <w:pPr>
        <w:numPr>
          <w:ilvl w:val="0"/>
          <w:numId w:val="2"/>
        </w:numPr>
        <w:spacing w:before="100" w:beforeAutospacing="1" w:after="100" w:afterAutospacing="1"/>
        <w:ind w:left="600"/>
        <w:pPrChange w:id="58" w:author="dungdb1" w:date="2015-08-14T14:54:00Z">
          <w:pPr>
            <w:numPr>
              <w:numId w:val="2"/>
            </w:numPr>
            <w:tabs>
              <w:tab w:val="num" w:pos="720"/>
            </w:tabs>
            <w:spacing w:before="100" w:beforeAutospacing="1" w:after="100" w:afterAutospacing="1"/>
            <w:ind w:left="600" w:hanging="360"/>
            <w:jc w:val="left"/>
          </w:pPr>
        </w:pPrChange>
      </w:pPr>
      <w:r w:rsidRPr="00F160CC">
        <w:t>Tạo các rel</w:t>
      </w:r>
      <w:r w:rsidR="004E3E77">
        <w:t>at</w:t>
      </w:r>
      <w:r w:rsidRPr="00F160CC">
        <w:t xml:space="preserve">ionship giữa </w:t>
      </w:r>
      <w:r w:rsidR="0093401F">
        <w:t>các Fact và Dimension</w:t>
      </w:r>
      <w:r w:rsidRPr="00F160CC">
        <w:t xml:space="preserve"> </w:t>
      </w:r>
      <w:r w:rsidR="004E3E77">
        <w:t>này</w:t>
      </w:r>
      <w:r w:rsidRPr="00F160CC">
        <w:t>.</w:t>
      </w:r>
    </w:p>
    <w:p w:rsidR="00CD3ADC" w:rsidRDefault="00AA5457" w:rsidP="00517F8F">
      <w:pPr>
        <w:numPr>
          <w:ilvl w:val="1"/>
          <w:numId w:val="2"/>
        </w:numPr>
        <w:spacing w:after="0"/>
        <w:rPr>
          <w:b/>
        </w:rPr>
        <w:pPrChange w:id="59" w:author="dungdb1" w:date="2015-08-14T14:54:00Z">
          <w:pPr>
            <w:numPr>
              <w:ilvl w:val="1"/>
              <w:numId w:val="2"/>
            </w:numPr>
            <w:tabs>
              <w:tab w:val="num" w:pos="1440"/>
            </w:tabs>
            <w:spacing w:after="0"/>
            <w:ind w:left="1440" w:hanging="360"/>
            <w:jc w:val="left"/>
          </w:pPr>
        </w:pPrChange>
      </w:pPr>
      <w:r>
        <w:t>Các relation</w:t>
      </w:r>
      <w:r w:rsidR="00CD3ADC">
        <w:t>ship sẽ được thiết kế theo các mô hình sau :</w:t>
      </w:r>
      <w:r w:rsidR="00CD3ADC" w:rsidRPr="00CD3ADC">
        <w:rPr>
          <w:b/>
          <w:bCs/>
        </w:rPr>
        <w:t xml:space="preserve"> </w:t>
      </w:r>
      <w:r w:rsidR="00CD3ADC" w:rsidRPr="00AA5457">
        <w:rPr>
          <w:b/>
        </w:rPr>
        <w:t>STAR SCHEMASNOW FLAKE SCHEMA, GALAXY SCHEMA</w:t>
      </w:r>
      <w:r w:rsidR="00823F21">
        <w:rPr>
          <w:b/>
        </w:rPr>
        <w:t>,</w:t>
      </w:r>
      <w:r w:rsidR="00823F21" w:rsidRPr="00823F21">
        <w:rPr>
          <w:b/>
        </w:rPr>
        <w:t xml:space="preserve"> FACT CONSTELLATION SCHEMA</w:t>
      </w:r>
    </w:p>
    <w:p w:rsidR="008728E0" w:rsidRDefault="00302EF8" w:rsidP="008728E0">
      <w:pPr>
        <w:pStyle w:val="ListParagraph"/>
      </w:pPr>
      <w:r>
        <w:rPr>
          <w:noProof/>
          <w:lang w:val="vi-VN" w:eastAsia="vi-VN"/>
        </w:rPr>
        <w:drawing>
          <wp:inline distT="0" distB="0" distL="0" distR="0">
            <wp:extent cx="5991225" cy="4743450"/>
            <wp:effectExtent l="19050" t="19050" r="28575"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8- Tạo Relation.jpg"/>
                    <pic:cNvPicPr/>
                  </pic:nvPicPr>
                  <pic:blipFill>
                    <a:blip r:embed="rId20">
                      <a:extLst>
                        <a:ext uri="{28A0092B-C50C-407E-A947-70E740481C1C}">
                          <a14:useLocalDpi xmlns:a14="http://schemas.microsoft.com/office/drawing/2010/main" val="0"/>
                        </a:ext>
                      </a:extLst>
                    </a:blip>
                    <a:stretch>
                      <a:fillRect/>
                    </a:stretch>
                  </pic:blipFill>
                  <pic:spPr>
                    <a:xfrm>
                      <a:off x="0" y="0"/>
                      <a:ext cx="5991225" cy="4743450"/>
                    </a:xfrm>
                    <a:prstGeom prst="rect">
                      <a:avLst/>
                    </a:prstGeom>
                    <a:ln>
                      <a:solidFill>
                        <a:schemeClr val="accent1"/>
                      </a:solidFill>
                    </a:ln>
                  </pic:spPr>
                </pic:pic>
              </a:graphicData>
            </a:graphic>
          </wp:inline>
        </w:drawing>
      </w:r>
    </w:p>
    <w:p w:rsidR="00B94036" w:rsidRPr="003C7722" w:rsidRDefault="003543AF" w:rsidP="003259A3">
      <w:pPr>
        <w:pStyle w:val="ListParagraph"/>
        <w:numPr>
          <w:ilvl w:val="0"/>
          <w:numId w:val="8"/>
        </w:numPr>
        <w:spacing w:after="0"/>
        <w:jc w:val="left"/>
        <w:rPr>
          <w:b/>
          <w:i/>
        </w:rPr>
      </w:pPr>
      <w:r w:rsidRPr="003543AF">
        <w:rPr>
          <w:b/>
          <w:i/>
        </w:rPr>
        <w:t>Consolidation</w:t>
      </w:r>
      <w:r w:rsidRPr="003543AF">
        <w:t xml:space="preserve"> </w:t>
      </w:r>
      <w:r w:rsidR="008728E0" w:rsidRPr="008728E0">
        <w:rPr>
          <w:b/>
          <w:i/>
        </w:rPr>
        <w:t>View</w:t>
      </w:r>
    </w:p>
    <w:p w:rsidR="007D5356" w:rsidRPr="00E11A9B" w:rsidRDefault="003543AF" w:rsidP="005E311B">
      <w:pPr>
        <w:numPr>
          <w:ilvl w:val="0"/>
          <w:numId w:val="2"/>
        </w:numPr>
        <w:spacing w:after="0"/>
        <w:rPr>
          <w:b/>
          <w:i/>
        </w:rPr>
        <w:pPrChange w:id="60" w:author="dungdb1" w:date="2015-08-14T14:14:00Z">
          <w:pPr>
            <w:numPr>
              <w:numId w:val="2"/>
            </w:numPr>
            <w:tabs>
              <w:tab w:val="num" w:pos="720"/>
            </w:tabs>
            <w:spacing w:after="0"/>
            <w:ind w:left="720" w:hanging="360"/>
            <w:jc w:val="left"/>
          </w:pPr>
        </w:pPrChange>
      </w:pPr>
      <w:r w:rsidRPr="008728E0">
        <w:t xml:space="preserve">Tạo thêm Namespace đặt tên </w:t>
      </w:r>
      <w:r w:rsidRPr="003543AF">
        <w:t>Consolidation View</w:t>
      </w:r>
      <w:r>
        <w:t xml:space="preserve"> </w:t>
      </w:r>
      <w:r w:rsidRPr="008728E0">
        <w:t xml:space="preserve">chứa các </w:t>
      </w:r>
      <w:r>
        <w:t xml:space="preserve">các bảng Dim và Fact </w:t>
      </w:r>
      <w:r w:rsidR="00A02550">
        <w:t xml:space="preserve"> được </w:t>
      </w:r>
      <w:r w:rsidR="00A02550" w:rsidRPr="00A02550">
        <w:rPr>
          <w:i/>
        </w:rPr>
        <w:t xml:space="preserve">tối giản </w:t>
      </w:r>
      <w:r w:rsidR="004E3E77">
        <w:t>được truy vấn từ các đối tượng</w:t>
      </w:r>
      <w:r w:rsidR="00A02550">
        <w:t xml:space="preserve"> Dim và Fact</w:t>
      </w:r>
      <w:r w:rsidR="004E3E77">
        <w:t xml:space="preserve"> của</w:t>
      </w:r>
      <w:r w:rsidR="007D5356">
        <w:t xml:space="preserve">  </w:t>
      </w:r>
      <w:r w:rsidR="007D5356" w:rsidRPr="007D5356">
        <w:rPr>
          <w:b/>
          <w:i/>
        </w:rPr>
        <w:t>Foundation Objects View</w:t>
      </w:r>
      <w:r w:rsidR="004E3E77">
        <w:t xml:space="preserve">  </w:t>
      </w:r>
      <w:r w:rsidR="007D5356">
        <w:t xml:space="preserve">. Các đối tượng này được </w:t>
      </w:r>
      <w:r>
        <w:t xml:space="preserve">sử dụng  </w:t>
      </w:r>
      <w:r w:rsidR="007D5356">
        <w:t xml:space="preserve">để </w:t>
      </w:r>
      <w:r>
        <w:t xml:space="preserve">truy vấn làm báo cáo </w:t>
      </w:r>
      <w:r w:rsidR="007D5356">
        <w:t>hoặc</w:t>
      </w:r>
      <w:r>
        <w:t xml:space="preserve"> dùng để thiết kế các Dimension, Measure cho Dimension View</w:t>
      </w:r>
    </w:p>
    <w:p w:rsidR="00C00305" w:rsidRPr="00AA2EFE" w:rsidRDefault="00AA2EFE" w:rsidP="003259A3">
      <w:pPr>
        <w:numPr>
          <w:ilvl w:val="1"/>
          <w:numId w:val="2"/>
        </w:numPr>
        <w:spacing w:after="0"/>
        <w:jc w:val="left"/>
        <w:rPr>
          <w:b/>
          <w:i/>
        </w:rPr>
      </w:pPr>
      <w:r>
        <w:rPr>
          <w:b/>
          <w:i/>
          <w:noProof/>
          <w:lang w:val="vi-VN" w:eastAsia="vi-VN"/>
        </w:rPr>
        <w:lastRenderedPageBreak/>
        <w:drawing>
          <wp:anchor distT="0" distB="0" distL="114300" distR="114300" simplePos="0" relativeHeight="251674624" behindDoc="0" locked="0" layoutInCell="1" allowOverlap="1" wp14:anchorId="26C9ECB5" wp14:editId="2B8A9C58">
            <wp:simplePos x="0" y="0"/>
            <wp:positionH relativeFrom="column">
              <wp:posOffset>3528060</wp:posOffset>
            </wp:positionH>
            <wp:positionV relativeFrom="paragraph">
              <wp:posOffset>314960</wp:posOffset>
            </wp:positionV>
            <wp:extent cx="2266950" cy="1362075"/>
            <wp:effectExtent l="19050" t="19050" r="19050" b="2857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2 - Đối tượng Dim,Fact.jpg"/>
                    <pic:cNvPicPr/>
                  </pic:nvPicPr>
                  <pic:blipFill>
                    <a:blip r:embed="rId21">
                      <a:extLst>
                        <a:ext uri="{28A0092B-C50C-407E-A947-70E740481C1C}">
                          <a14:useLocalDpi xmlns:a14="http://schemas.microsoft.com/office/drawing/2010/main" val="0"/>
                        </a:ext>
                      </a:extLst>
                    </a:blip>
                    <a:stretch>
                      <a:fillRect/>
                    </a:stretch>
                  </pic:blipFill>
                  <pic:spPr>
                    <a:xfrm>
                      <a:off x="0" y="0"/>
                      <a:ext cx="2266950" cy="136207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Pr>
          <w:b/>
          <w:i/>
          <w:noProof/>
          <w:lang w:val="vi-VN" w:eastAsia="vi-VN"/>
        </w:rPr>
        <w:drawing>
          <wp:anchor distT="0" distB="0" distL="114300" distR="114300" simplePos="0" relativeHeight="251697152" behindDoc="0" locked="0" layoutInCell="1" allowOverlap="1" wp14:anchorId="702E159D" wp14:editId="33001F9F">
            <wp:simplePos x="0" y="0"/>
            <wp:positionH relativeFrom="column">
              <wp:posOffset>899160</wp:posOffset>
            </wp:positionH>
            <wp:positionV relativeFrom="paragraph">
              <wp:posOffset>316230</wp:posOffset>
            </wp:positionV>
            <wp:extent cx="2133600" cy="2409825"/>
            <wp:effectExtent l="19050" t="19050" r="19050" b="28575"/>
            <wp:wrapTopAndBottom/>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0 -Consolidation View.jpg"/>
                    <pic:cNvPicPr/>
                  </pic:nvPicPr>
                  <pic:blipFill>
                    <a:blip r:embed="rId22">
                      <a:extLst>
                        <a:ext uri="{28A0092B-C50C-407E-A947-70E740481C1C}">
                          <a14:useLocalDpi xmlns:a14="http://schemas.microsoft.com/office/drawing/2010/main" val="0"/>
                        </a:ext>
                      </a:extLst>
                    </a:blip>
                    <a:stretch>
                      <a:fillRect/>
                    </a:stretch>
                  </pic:blipFill>
                  <pic:spPr>
                    <a:xfrm>
                      <a:off x="0" y="0"/>
                      <a:ext cx="2133600" cy="240982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E11A9B">
        <w:t>VD : Đối tượng Shop sẽ được tạo bởi 3 Fact cơ bản : Region, Area, Shop.</w:t>
      </w:r>
    </w:p>
    <w:p w:rsidR="008728E0" w:rsidRPr="008728E0" w:rsidRDefault="008728E0" w:rsidP="003259A3">
      <w:pPr>
        <w:pStyle w:val="ListParagraph"/>
        <w:numPr>
          <w:ilvl w:val="0"/>
          <w:numId w:val="8"/>
        </w:numPr>
        <w:spacing w:after="0"/>
        <w:jc w:val="left"/>
        <w:rPr>
          <w:b/>
          <w:i/>
        </w:rPr>
      </w:pPr>
      <w:r w:rsidRPr="008728E0">
        <w:rPr>
          <w:b/>
          <w:i/>
        </w:rPr>
        <w:t>Dimension View</w:t>
      </w:r>
    </w:p>
    <w:p w:rsidR="008E7271" w:rsidRPr="008E7271" w:rsidRDefault="00F160CC" w:rsidP="005E311B">
      <w:pPr>
        <w:numPr>
          <w:ilvl w:val="0"/>
          <w:numId w:val="2"/>
        </w:numPr>
        <w:spacing w:after="0"/>
        <w:ind w:left="600"/>
        <w:pPrChange w:id="61" w:author="dungdb1" w:date="2015-08-14T14:15:00Z">
          <w:pPr>
            <w:numPr>
              <w:numId w:val="2"/>
            </w:numPr>
            <w:tabs>
              <w:tab w:val="num" w:pos="720"/>
            </w:tabs>
            <w:spacing w:after="0"/>
            <w:ind w:left="600" w:hanging="360"/>
            <w:jc w:val="left"/>
          </w:pPr>
        </w:pPrChange>
      </w:pPr>
      <w:r>
        <w:t xml:space="preserve"> </w:t>
      </w:r>
      <w:r w:rsidR="008E7271" w:rsidRPr="008728E0">
        <w:t>Tạo thêm Namespace đặt tên Dimension View chứa các Dimension thiết kế và các Measure dùng phân tích.</w:t>
      </w:r>
      <w:r w:rsidR="008E7271" w:rsidRPr="008E7271">
        <w:t>Với mỗi Dim thiết kế là 1 chiều phân tích sử dụng trong báo cáo.</w:t>
      </w:r>
    </w:p>
    <w:p w:rsidR="008E7271" w:rsidRPr="008E7271" w:rsidRDefault="008E7271" w:rsidP="005E311B">
      <w:pPr>
        <w:pStyle w:val="ListParagraph"/>
        <w:numPr>
          <w:ilvl w:val="0"/>
          <w:numId w:val="9"/>
        </w:numPr>
        <w:spacing w:after="0"/>
        <w:pPrChange w:id="62" w:author="dungdb1" w:date="2015-08-14T14:15:00Z">
          <w:pPr>
            <w:pStyle w:val="ListParagraph"/>
            <w:numPr>
              <w:numId w:val="9"/>
            </w:numPr>
            <w:spacing w:after="0"/>
            <w:ind w:left="928" w:hanging="360"/>
            <w:jc w:val="left"/>
          </w:pPr>
        </w:pPrChange>
      </w:pPr>
      <w:r w:rsidRPr="008E7271">
        <w:t>Thiết kế chiều Time: click chuột phải tại namspace Dimension View , chọn Dimension Regular</w:t>
      </w:r>
    </w:p>
    <w:p w:rsidR="008E7271" w:rsidRPr="008E7271" w:rsidRDefault="008E7271" w:rsidP="005E311B">
      <w:pPr>
        <w:numPr>
          <w:ilvl w:val="1"/>
          <w:numId w:val="7"/>
        </w:numPr>
        <w:spacing w:after="0"/>
        <w:pPrChange w:id="63" w:author="dungdb1" w:date="2015-08-14T14:15:00Z">
          <w:pPr>
            <w:numPr>
              <w:ilvl w:val="1"/>
              <w:numId w:val="7"/>
            </w:numPr>
            <w:tabs>
              <w:tab w:val="num" w:pos="1070"/>
            </w:tabs>
            <w:spacing w:after="0"/>
            <w:ind w:left="1070" w:hanging="360"/>
            <w:jc w:val="left"/>
          </w:pPr>
        </w:pPrChange>
      </w:pPr>
      <w:r w:rsidRPr="008E7271">
        <w:t>Dim Time được thiết kế với nhiều cấu trúc cây khác nhau tùy thuộc vào mục đích phân tích.</w:t>
      </w:r>
    </w:p>
    <w:p w:rsidR="008E7271" w:rsidRPr="008E7271" w:rsidRDefault="008E7271" w:rsidP="005E311B">
      <w:pPr>
        <w:numPr>
          <w:ilvl w:val="1"/>
          <w:numId w:val="7"/>
        </w:numPr>
        <w:spacing w:after="0"/>
        <w:pPrChange w:id="64" w:author="dungdb1" w:date="2015-08-14T14:15:00Z">
          <w:pPr>
            <w:numPr>
              <w:ilvl w:val="1"/>
              <w:numId w:val="7"/>
            </w:numPr>
            <w:tabs>
              <w:tab w:val="num" w:pos="1070"/>
            </w:tabs>
            <w:spacing w:after="0"/>
            <w:ind w:left="1070" w:hanging="360"/>
            <w:jc w:val="left"/>
          </w:pPr>
        </w:pPrChange>
      </w:pPr>
      <w:r w:rsidRPr="008E7271">
        <w:t>Mỗi level phải gán 2 giá trị cho member caption và key_caption: mặc định cho khai báo biến mới</w:t>
      </w:r>
    </w:p>
    <w:p w:rsidR="00F71BB1" w:rsidRPr="008E7271" w:rsidRDefault="00F71BB1" w:rsidP="005E311B">
      <w:pPr>
        <w:numPr>
          <w:ilvl w:val="1"/>
          <w:numId w:val="7"/>
        </w:numPr>
        <w:spacing w:after="0"/>
        <w:pPrChange w:id="65" w:author="dungdb1" w:date="2015-08-14T14:15:00Z">
          <w:pPr>
            <w:numPr>
              <w:ilvl w:val="1"/>
              <w:numId w:val="7"/>
            </w:numPr>
            <w:tabs>
              <w:tab w:val="num" w:pos="1070"/>
            </w:tabs>
            <w:spacing w:after="0"/>
            <w:ind w:left="1070" w:hanging="360"/>
            <w:jc w:val="left"/>
          </w:pPr>
        </w:pPrChange>
      </w:pPr>
      <w:r>
        <w:rPr>
          <w:noProof/>
          <w:lang w:val="vi-VN" w:eastAsia="vi-VN"/>
        </w:rPr>
        <w:drawing>
          <wp:anchor distT="0" distB="0" distL="114300" distR="114300" simplePos="0" relativeHeight="251667456" behindDoc="0" locked="0" layoutInCell="1" allowOverlap="1" wp14:anchorId="7373AF96" wp14:editId="382407C7">
            <wp:simplePos x="0" y="0"/>
            <wp:positionH relativeFrom="column">
              <wp:posOffset>699135</wp:posOffset>
            </wp:positionH>
            <wp:positionV relativeFrom="paragraph">
              <wp:posOffset>248920</wp:posOffset>
            </wp:positionV>
            <wp:extent cx="1913890" cy="1399540"/>
            <wp:effectExtent l="19050" t="19050" r="10160" b="1016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1913890" cy="139954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8E7271" w:rsidRPr="008E7271">
        <w:t xml:space="preserve">Time: thiết kế với </w:t>
      </w:r>
      <w:r w:rsidR="00B170AA">
        <w:t>5</w:t>
      </w:r>
      <w:r w:rsidR="008E7271" w:rsidRPr="008E7271">
        <w:t xml:space="preserve"> cây cấu trúc Time, Year, Quarter, Month</w:t>
      </w:r>
      <w:r w:rsidR="002B5B89">
        <w:t>,Day</w:t>
      </w:r>
      <w:r w:rsidR="008E7271" w:rsidRPr="008E7271">
        <w:t>.</w:t>
      </w:r>
    </w:p>
    <w:p w:rsidR="00D27D1E" w:rsidRPr="00D27D1E" w:rsidRDefault="00D27D1E" w:rsidP="00517F8F">
      <w:pPr>
        <w:pStyle w:val="ListParagraph"/>
        <w:numPr>
          <w:ilvl w:val="0"/>
          <w:numId w:val="9"/>
        </w:numPr>
        <w:spacing w:after="0"/>
        <w:pPrChange w:id="66" w:author="dungdb1" w:date="2015-08-14T14:54:00Z">
          <w:pPr>
            <w:pStyle w:val="ListParagraph"/>
            <w:numPr>
              <w:numId w:val="9"/>
            </w:numPr>
            <w:spacing w:after="0"/>
            <w:ind w:left="928" w:hanging="360"/>
            <w:jc w:val="left"/>
          </w:pPr>
        </w:pPrChange>
      </w:pPr>
      <w:r w:rsidRPr="00D27D1E">
        <w:t xml:space="preserve">Thiết kế chiều Product: với </w:t>
      </w:r>
      <w:r w:rsidR="00D74E75">
        <w:t>3</w:t>
      </w:r>
      <w:r w:rsidRPr="00D27D1E">
        <w:t xml:space="preserve"> cấu trúc cây </w:t>
      </w:r>
      <w:r w:rsidR="00D74E75">
        <w:t>Product structure,Category</w:t>
      </w:r>
      <w:r w:rsidRPr="00D27D1E">
        <w:t>, Product</w:t>
      </w:r>
    </w:p>
    <w:p w:rsidR="00D74E75" w:rsidRDefault="00F71BB1" w:rsidP="00517F8F">
      <w:pPr>
        <w:numPr>
          <w:ilvl w:val="1"/>
          <w:numId w:val="7"/>
        </w:numPr>
        <w:spacing w:after="0"/>
        <w:pPrChange w:id="67" w:author="dungdb1" w:date="2015-08-14T14:54:00Z">
          <w:pPr>
            <w:numPr>
              <w:ilvl w:val="1"/>
              <w:numId w:val="7"/>
            </w:numPr>
            <w:tabs>
              <w:tab w:val="num" w:pos="1070"/>
            </w:tabs>
            <w:spacing w:after="0"/>
            <w:ind w:left="1070" w:hanging="360"/>
            <w:jc w:val="left"/>
          </w:pPr>
        </w:pPrChange>
      </w:pPr>
      <w:r>
        <w:rPr>
          <w:noProof/>
          <w:lang w:val="vi-VN" w:eastAsia="vi-VN"/>
        </w:rPr>
        <w:drawing>
          <wp:anchor distT="0" distB="0" distL="114300" distR="114300" simplePos="0" relativeHeight="251663360" behindDoc="0" locked="0" layoutInCell="1" allowOverlap="1" wp14:anchorId="73D300AD" wp14:editId="00CDE616">
            <wp:simplePos x="0" y="0"/>
            <wp:positionH relativeFrom="column">
              <wp:posOffset>699135</wp:posOffset>
            </wp:positionH>
            <wp:positionV relativeFrom="paragraph">
              <wp:posOffset>257175</wp:posOffset>
            </wp:positionV>
            <wp:extent cx="2009140" cy="904240"/>
            <wp:effectExtent l="19050" t="19050" r="10160" b="1016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009140" cy="90424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D27D1E" w:rsidRPr="00D27D1E">
        <w:t xml:space="preserve">Cấu trúc Product phân cấp theo thứ tự : </w:t>
      </w:r>
      <w:r w:rsidR="00D74E75">
        <w:t>Category</w:t>
      </w:r>
      <w:r w:rsidR="00D74E75" w:rsidRPr="00D27D1E">
        <w:t xml:space="preserve">  </w:t>
      </w:r>
      <w:r w:rsidR="00D27D1E" w:rsidRPr="00D27D1E">
        <w:t>&gt;Product</w:t>
      </w:r>
    </w:p>
    <w:p w:rsidR="00D27D1E" w:rsidRPr="00D27D1E" w:rsidRDefault="00D27D1E" w:rsidP="00517F8F">
      <w:pPr>
        <w:pStyle w:val="ListParagraph"/>
        <w:numPr>
          <w:ilvl w:val="0"/>
          <w:numId w:val="9"/>
        </w:numPr>
        <w:spacing w:after="0"/>
        <w:pPrChange w:id="68" w:author="dungdb1" w:date="2015-08-14T14:55:00Z">
          <w:pPr>
            <w:pStyle w:val="ListParagraph"/>
            <w:numPr>
              <w:numId w:val="9"/>
            </w:numPr>
            <w:spacing w:after="0"/>
            <w:ind w:left="928" w:hanging="360"/>
            <w:jc w:val="left"/>
          </w:pPr>
        </w:pPrChange>
      </w:pPr>
      <w:r w:rsidRPr="00D27D1E">
        <w:t xml:space="preserve">Thiết kế chiều </w:t>
      </w:r>
      <w:r w:rsidR="00D74E75">
        <w:t>Shop</w:t>
      </w:r>
      <w:r w:rsidRPr="00D27D1E">
        <w:t xml:space="preserve"> : với 4 cấu trúc cây </w:t>
      </w:r>
      <w:r w:rsidR="00D74E75">
        <w:t>Shop</w:t>
      </w:r>
      <w:r w:rsidRPr="00D27D1E">
        <w:t xml:space="preserve"> structure, Region, </w:t>
      </w:r>
      <w:r w:rsidR="00D74E75">
        <w:t>Area</w:t>
      </w:r>
      <w:r w:rsidRPr="00D27D1E">
        <w:t xml:space="preserve">, </w:t>
      </w:r>
      <w:r w:rsidR="00D74E75">
        <w:t>Shop</w:t>
      </w:r>
    </w:p>
    <w:p w:rsidR="00F71BB1" w:rsidRDefault="00D74E75" w:rsidP="00517F8F">
      <w:pPr>
        <w:numPr>
          <w:ilvl w:val="1"/>
          <w:numId w:val="7"/>
        </w:numPr>
        <w:spacing w:after="0"/>
        <w:pPrChange w:id="69" w:author="dungdb1" w:date="2015-08-14T14:55:00Z">
          <w:pPr>
            <w:numPr>
              <w:ilvl w:val="1"/>
              <w:numId w:val="7"/>
            </w:numPr>
            <w:tabs>
              <w:tab w:val="num" w:pos="1070"/>
            </w:tabs>
            <w:spacing w:after="0"/>
            <w:ind w:left="1070" w:hanging="360"/>
            <w:jc w:val="left"/>
          </w:pPr>
        </w:pPrChange>
      </w:pPr>
      <w:r>
        <w:rPr>
          <w:noProof/>
          <w:lang w:val="vi-VN" w:eastAsia="vi-VN"/>
        </w:rPr>
        <w:drawing>
          <wp:anchor distT="0" distB="0" distL="114300" distR="114300" simplePos="0" relativeHeight="251665408" behindDoc="0" locked="0" layoutInCell="1" allowOverlap="1" wp14:anchorId="408FABC1" wp14:editId="62BCD6B7">
            <wp:simplePos x="0" y="0"/>
            <wp:positionH relativeFrom="column">
              <wp:posOffset>680085</wp:posOffset>
            </wp:positionH>
            <wp:positionV relativeFrom="paragraph">
              <wp:posOffset>337185</wp:posOffset>
            </wp:positionV>
            <wp:extent cx="2352040" cy="1047115"/>
            <wp:effectExtent l="19050" t="19050" r="10160" b="1968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352040" cy="10471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D27D1E" w:rsidRPr="00D27D1E">
        <w:t xml:space="preserve">Cấu trúc </w:t>
      </w:r>
      <w:r>
        <w:t>Shop</w:t>
      </w:r>
      <w:r w:rsidRPr="00D27D1E">
        <w:t xml:space="preserve"> </w:t>
      </w:r>
      <w:r w:rsidR="00D27D1E" w:rsidRPr="00D27D1E">
        <w:t>phân cấp theo thứ tự: Region&gt;</w:t>
      </w:r>
      <w:r w:rsidRPr="00D74E75">
        <w:t xml:space="preserve"> </w:t>
      </w:r>
      <w:r>
        <w:t>Area</w:t>
      </w:r>
      <w:r w:rsidRPr="00D27D1E">
        <w:t xml:space="preserve"> </w:t>
      </w:r>
      <w:r w:rsidR="00D27D1E" w:rsidRPr="00D27D1E">
        <w:t>&gt;</w:t>
      </w:r>
      <w:r w:rsidRPr="00D74E75">
        <w:t xml:space="preserve"> </w:t>
      </w:r>
      <w:r>
        <w:t>Shop</w:t>
      </w:r>
    </w:p>
    <w:p w:rsidR="00B170AA" w:rsidRPr="00D27D1E" w:rsidRDefault="00B170AA" w:rsidP="00517F8F">
      <w:pPr>
        <w:pStyle w:val="ListParagraph"/>
        <w:numPr>
          <w:ilvl w:val="0"/>
          <w:numId w:val="9"/>
        </w:numPr>
        <w:spacing w:after="0"/>
        <w:pPrChange w:id="70" w:author="dungdb1" w:date="2015-08-14T14:55:00Z">
          <w:pPr>
            <w:pStyle w:val="ListParagraph"/>
            <w:numPr>
              <w:numId w:val="9"/>
            </w:numPr>
            <w:spacing w:after="0"/>
            <w:ind w:left="928" w:hanging="360"/>
            <w:jc w:val="left"/>
          </w:pPr>
        </w:pPrChange>
      </w:pPr>
      <w:r w:rsidRPr="00D27D1E">
        <w:lastRenderedPageBreak/>
        <w:t xml:space="preserve">Thiết kế chiều </w:t>
      </w:r>
      <w:r>
        <w:t>Customer</w:t>
      </w:r>
      <w:r w:rsidRPr="00D27D1E">
        <w:t xml:space="preserve"> : với </w:t>
      </w:r>
      <w:r w:rsidR="00F71BB1">
        <w:t>3</w:t>
      </w:r>
      <w:r w:rsidRPr="00D27D1E">
        <w:t xml:space="preserve"> cấu trúc cây </w:t>
      </w:r>
      <w:r w:rsidR="00F9384E">
        <w:t>Customer</w:t>
      </w:r>
      <w:r w:rsidRPr="00D27D1E">
        <w:t xml:space="preserve"> structure, </w:t>
      </w:r>
      <w:r w:rsidR="00F9384E">
        <w:t>CustomerType</w:t>
      </w:r>
      <w:r w:rsidRPr="00D27D1E">
        <w:t xml:space="preserve">, </w:t>
      </w:r>
      <w:r w:rsidR="00F9384E">
        <w:t>Customer</w:t>
      </w:r>
    </w:p>
    <w:p w:rsidR="00F618BA" w:rsidRPr="00A6625E" w:rsidRDefault="00F9384E" w:rsidP="00517F8F">
      <w:pPr>
        <w:numPr>
          <w:ilvl w:val="1"/>
          <w:numId w:val="7"/>
        </w:numPr>
        <w:spacing w:after="0"/>
        <w:pPrChange w:id="71" w:author="dungdb1" w:date="2015-08-14T14:55:00Z">
          <w:pPr>
            <w:numPr>
              <w:ilvl w:val="1"/>
              <w:numId w:val="7"/>
            </w:numPr>
            <w:tabs>
              <w:tab w:val="num" w:pos="1070"/>
            </w:tabs>
            <w:spacing w:after="0"/>
            <w:ind w:left="1070" w:hanging="360"/>
            <w:jc w:val="left"/>
          </w:pPr>
        </w:pPrChange>
      </w:pPr>
      <w:r>
        <w:rPr>
          <w:noProof/>
          <w:lang w:val="vi-VN" w:eastAsia="vi-VN"/>
        </w:rPr>
        <w:drawing>
          <wp:anchor distT="0" distB="0" distL="114300" distR="114300" simplePos="0" relativeHeight="251666432" behindDoc="0" locked="0" layoutInCell="1" allowOverlap="1" wp14:anchorId="66BD819D" wp14:editId="0F225EFF">
            <wp:simplePos x="0" y="0"/>
            <wp:positionH relativeFrom="column">
              <wp:posOffset>670560</wp:posOffset>
            </wp:positionH>
            <wp:positionV relativeFrom="paragraph">
              <wp:posOffset>325755</wp:posOffset>
            </wp:positionV>
            <wp:extent cx="2494915" cy="866140"/>
            <wp:effectExtent l="19050" t="19050" r="19685" b="1016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494915" cy="86614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B170AA" w:rsidRPr="00D27D1E">
        <w:t xml:space="preserve">Cấu trúc </w:t>
      </w:r>
      <w:r w:rsidR="00F71BB1">
        <w:t>Customer</w:t>
      </w:r>
      <w:r w:rsidR="00F71BB1" w:rsidRPr="00D27D1E">
        <w:t xml:space="preserve"> </w:t>
      </w:r>
      <w:r w:rsidR="00B170AA" w:rsidRPr="00D27D1E">
        <w:t xml:space="preserve">phân cấp theo thứ tự: </w:t>
      </w:r>
      <w:r>
        <w:t>CustomerType</w:t>
      </w:r>
      <w:r w:rsidRPr="00D27D1E">
        <w:t xml:space="preserve"> </w:t>
      </w:r>
      <w:r w:rsidR="00B170AA" w:rsidRPr="00D27D1E">
        <w:t>&gt;</w:t>
      </w:r>
      <w:r w:rsidR="00B170AA" w:rsidRPr="00D74E75">
        <w:t xml:space="preserve"> </w:t>
      </w:r>
      <w:r>
        <w:t>Customer</w:t>
      </w:r>
    </w:p>
    <w:p w:rsidR="00DA24A5" w:rsidRPr="00A6625E" w:rsidRDefault="00A6625E" w:rsidP="00517F8F">
      <w:pPr>
        <w:pStyle w:val="ListParagraph"/>
        <w:numPr>
          <w:ilvl w:val="0"/>
          <w:numId w:val="9"/>
        </w:numPr>
        <w:spacing w:after="0"/>
        <w:rPr>
          <w:rFonts w:ascii="Times New Roman" w:eastAsia="Times New Roman" w:hAnsi="Times New Roman" w:cs="Times New Roman"/>
          <w:sz w:val="24"/>
          <w:szCs w:val="24"/>
          <w:lang w:val="vi-VN" w:eastAsia="vi-VN"/>
        </w:rPr>
        <w:pPrChange w:id="72" w:author="dungdb1" w:date="2015-08-14T14:55:00Z">
          <w:pPr>
            <w:pStyle w:val="ListParagraph"/>
            <w:numPr>
              <w:numId w:val="9"/>
            </w:numPr>
            <w:spacing w:after="0"/>
            <w:ind w:left="928" w:hanging="360"/>
            <w:jc w:val="left"/>
          </w:pPr>
        </w:pPrChange>
      </w:pPr>
      <w:r>
        <w:rPr>
          <w:noProof/>
          <w:lang w:val="vi-VN" w:eastAsia="vi-VN"/>
        </w:rPr>
        <w:drawing>
          <wp:anchor distT="0" distB="0" distL="114300" distR="114300" simplePos="0" relativeHeight="251692032" behindDoc="0" locked="0" layoutInCell="1" allowOverlap="1" wp14:anchorId="31DAC301" wp14:editId="3077D69B">
            <wp:simplePos x="0" y="0"/>
            <wp:positionH relativeFrom="column">
              <wp:posOffset>670560</wp:posOffset>
            </wp:positionH>
            <wp:positionV relativeFrom="paragraph">
              <wp:posOffset>1221740</wp:posOffset>
            </wp:positionV>
            <wp:extent cx="1561465" cy="685165"/>
            <wp:effectExtent l="19050" t="19050" r="19685" b="19685"/>
            <wp:wrapTopAndBottom/>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561465" cy="68516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F618BA" w:rsidRPr="00D27D1E">
        <w:t xml:space="preserve">Thiết kế chiều </w:t>
      </w:r>
      <w:r w:rsidR="00F618BA">
        <w:t>Staff</w:t>
      </w:r>
      <w:r w:rsidR="00F618BA" w:rsidRPr="00D27D1E">
        <w:t xml:space="preserve"> : với </w:t>
      </w:r>
      <w:r w:rsidR="00F618BA">
        <w:t>2</w:t>
      </w:r>
      <w:r w:rsidR="00F618BA" w:rsidRPr="00D27D1E">
        <w:t xml:space="preserve"> cấu trúc cây </w:t>
      </w:r>
      <w:r w:rsidR="00F618BA">
        <w:t>Staff</w:t>
      </w:r>
      <w:r w:rsidR="00F618BA" w:rsidRPr="00D27D1E">
        <w:t xml:space="preserve"> structure, </w:t>
      </w:r>
      <w:r w:rsidR="00F618BA">
        <w:t>Staff</w:t>
      </w:r>
    </w:p>
    <w:p w:rsidR="00D27D1E" w:rsidRPr="00D27D1E" w:rsidRDefault="00D27D1E" w:rsidP="00517F8F">
      <w:pPr>
        <w:pStyle w:val="ListParagraph"/>
        <w:numPr>
          <w:ilvl w:val="0"/>
          <w:numId w:val="9"/>
        </w:numPr>
        <w:spacing w:after="0"/>
        <w:rPr>
          <w:rFonts w:ascii="Times New Roman" w:eastAsia="Times New Roman" w:hAnsi="Times New Roman" w:cs="Times New Roman"/>
          <w:sz w:val="24"/>
          <w:szCs w:val="24"/>
          <w:lang w:val="vi-VN" w:eastAsia="vi-VN"/>
        </w:rPr>
        <w:pPrChange w:id="73" w:author="dungdb1" w:date="2015-08-14T14:55:00Z">
          <w:pPr>
            <w:pStyle w:val="ListParagraph"/>
            <w:numPr>
              <w:numId w:val="9"/>
            </w:numPr>
            <w:spacing w:after="0"/>
            <w:ind w:left="928" w:hanging="360"/>
            <w:jc w:val="left"/>
          </w:pPr>
        </w:pPrChange>
      </w:pPr>
      <w:r w:rsidRPr="00D27D1E">
        <w:t>Thiết kế Measure: click chuột phải tại nam</w:t>
      </w:r>
      <w:r w:rsidR="004C7672">
        <w:t>e</w:t>
      </w:r>
      <w:r w:rsidRPr="00D27D1E">
        <w:t>space Dimension View, chọn Measure Dimension</w:t>
      </w:r>
    </w:p>
    <w:p w:rsidR="00F160CC" w:rsidRPr="003D2225" w:rsidRDefault="00DA24A5" w:rsidP="00517F8F">
      <w:pPr>
        <w:numPr>
          <w:ilvl w:val="1"/>
          <w:numId w:val="7"/>
        </w:numPr>
        <w:spacing w:after="0"/>
        <w:rPr>
          <w:lang w:val="vi-VN"/>
          <w:rPrChange w:id="74" w:author="dungdb1" w:date="2015-08-14T14:06:00Z">
            <w:rPr/>
          </w:rPrChange>
        </w:rPr>
        <w:pPrChange w:id="75" w:author="dungdb1" w:date="2015-08-14T14:55:00Z">
          <w:pPr>
            <w:numPr>
              <w:ilvl w:val="1"/>
              <w:numId w:val="7"/>
            </w:numPr>
            <w:tabs>
              <w:tab w:val="num" w:pos="1070"/>
            </w:tabs>
            <w:spacing w:after="0"/>
            <w:ind w:left="1070" w:hanging="360"/>
            <w:jc w:val="left"/>
          </w:pPr>
        </w:pPrChange>
      </w:pPr>
      <w:r>
        <w:rPr>
          <w:noProof/>
          <w:lang w:val="vi-VN" w:eastAsia="vi-VN"/>
        </w:rPr>
        <w:drawing>
          <wp:anchor distT="0" distB="0" distL="114300" distR="114300" simplePos="0" relativeHeight="251689984" behindDoc="0" locked="0" layoutInCell="1" allowOverlap="1" wp14:anchorId="70BD89EF" wp14:editId="32618F22">
            <wp:simplePos x="0" y="0"/>
            <wp:positionH relativeFrom="column">
              <wp:posOffset>670560</wp:posOffset>
            </wp:positionH>
            <wp:positionV relativeFrom="paragraph">
              <wp:posOffset>278130</wp:posOffset>
            </wp:positionV>
            <wp:extent cx="1485265" cy="485140"/>
            <wp:effectExtent l="19050" t="19050" r="19685" b="10160"/>
            <wp:wrapTopAndBottom/>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1485265" cy="48514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D27D1E" w:rsidRPr="003D2225">
        <w:rPr>
          <w:lang w:val="vi-VN"/>
          <w:rPrChange w:id="76" w:author="dungdb1" w:date="2015-08-14T14:06:00Z">
            <w:rPr/>
          </w:rPrChange>
        </w:rPr>
        <w:t>Measure có thể là các giá trị: Amount, Quantity,... được kéo từ bảng Fact</w:t>
      </w:r>
    </w:p>
    <w:p w:rsidR="00341A6E" w:rsidRPr="005874A7" w:rsidRDefault="00F618BA" w:rsidP="003259A3">
      <w:pPr>
        <w:pStyle w:val="ListParagraph"/>
        <w:numPr>
          <w:ilvl w:val="0"/>
          <w:numId w:val="8"/>
        </w:numPr>
        <w:spacing w:after="0"/>
        <w:jc w:val="left"/>
        <w:rPr>
          <w:b/>
          <w:i/>
        </w:rPr>
      </w:pPr>
      <w:r w:rsidRPr="00F618BA">
        <w:rPr>
          <w:b/>
          <w:i/>
        </w:rPr>
        <w:t>Presentation View</w:t>
      </w:r>
    </w:p>
    <w:p w:rsidR="006F6987" w:rsidRDefault="006F6987" w:rsidP="003259A3">
      <w:pPr>
        <w:numPr>
          <w:ilvl w:val="0"/>
          <w:numId w:val="2"/>
        </w:numPr>
        <w:spacing w:after="0"/>
        <w:jc w:val="left"/>
        <w:sectPr w:rsidR="006F6987" w:rsidSect="001C56B7">
          <w:type w:val="continuous"/>
          <w:pgSz w:w="11907" w:h="16839" w:code="9"/>
          <w:pgMar w:top="1134" w:right="1134" w:bottom="1134" w:left="1134" w:header="720" w:footer="284" w:gutter="0"/>
          <w:pgNumType w:start="0"/>
          <w:cols w:space="720"/>
          <w:titlePg/>
          <w:docGrid w:linePitch="360"/>
        </w:sectPr>
      </w:pPr>
    </w:p>
    <w:p w:rsidR="00341A6E" w:rsidRPr="00F618BA" w:rsidRDefault="00341A6E" w:rsidP="00517F8F">
      <w:pPr>
        <w:numPr>
          <w:ilvl w:val="0"/>
          <w:numId w:val="2"/>
        </w:numPr>
        <w:spacing w:after="0"/>
        <w:pPrChange w:id="77" w:author="dungdb1" w:date="2015-08-14T14:55:00Z">
          <w:pPr>
            <w:numPr>
              <w:numId w:val="2"/>
            </w:numPr>
            <w:tabs>
              <w:tab w:val="num" w:pos="720"/>
            </w:tabs>
            <w:spacing w:after="0"/>
            <w:ind w:left="720" w:hanging="360"/>
            <w:jc w:val="left"/>
          </w:pPr>
        </w:pPrChange>
      </w:pPr>
      <w:r w:rsidRPr="00F618BA">
        <w:lastRenderedPageBreak/>
        <w:t xml:space="preserve">Tạo 1 namespace sắp xếp các shortcut </w:t>
      </w:r>
      <w:r>
        <w:t xml:space="preserve">của </w:t>
      </w:r>
      <w:r w:rsidRPr="00F618BA">
        <w:t xml:space="preserve">các </w:t>
      </w:r>
      <w:r>
        <w:t>Dim và Fact</w:t>
      </w:r>
      <w:r w:rsidRPr="00F618BA">
        <w:t xml:space="preserve"> từ </w:t>
      </w:r>
      <w:r w:rsidRPr="00341A6E">
        <w:t>Consolidation View</w:t>
      </w:r>
      <w:r>
        <w:t xml:space="preserve"> theo từng chủ đề sử dụng truy vấn làm báo cáo.</w:t>
      </w:r>
    </w:p>
    <w:p w:rsidR="00F618BA" w:rsidRDefault="00341A6E" w:rsidP="00517F8F">
      <w:pPr>
        <w:numPr>
          <w:ilvl w:val="1"/>
          <w:numId w:val="2"/>
        </w:numPr>
        <w:spacing w:before="100" w:beforeAutospacing="1" w:after="100" w:afterAutospacing="1"/>
        <w:pPrChange w:id="78" w:author="dungdb1" w:date="2015-08-14T14:55:00Z">
          <w:pPr>
            <w:numPr>
              <w:ilvl w:val="1"/>
              <w:numId w:val="2"/>
            </w:numPr>
            <w:tabs>
              <w:tab w:val="num" w:pos="1440"/>
            </w:tabs>
            <w:spacing w:before="100" w:beforeAutospacing="1" w:after="100" w:afterAutospacing="1"/>
            <w:ind w:left="1440" w:hanging="360"/>
            <w:jc w:val="left"/>
          </w:pPr>
        </w:pPrChange>
      </w:pPr>
      <w:r w:rsidRPr="00F618BA">
        <w:t>Với Chủ đề Sales</w:t>
      </w:r>
      <w:r>
        <w:t>(query)</w:t>
      </w:r>
      <w:r w:rsidRPr="00F618BA">
        <w:t xml:space="preserve"> bao gồm các </w:t>
      </w:r>
      <w:r>
        <w:t>Dim và Fact</w:t>
      </w:r>
      <w:r w:rsidRPr="00F618BA">
        <w:t xml:space="preserve"> sau: Time, Product, </w:t>
      </w:r>
      <w:r>
        <w:t>Shop</w:t>
      </w:r>
      <w:r w:rsidRPr="00F618BA">
        <w:t xml:space="preserve">, </w:t>
      </w:r>
      <w:r>
        <w:t>Customer</w:t>
      </w:r>
      <w:r w:rsidRPr="00F618BA">
        <w:t>,</w:t>
      </w:r>
      <w:ins w:id="79" w:author="dungdb1" w:date="2015-08-14T14:59:00Z">
        <w:r w:rsidR="00A8756E">
          <w:t xml:space="preserve"> </w:t>
        </w:r>
      </w:ins>
      <w:r>
        <w:t>Staff,</w:t>
      </w:r>
      <w:r w:rsidRPr="00F618BA">
        <w:t xml:space="preserve"> </w:t>
      </w:r>
      <w:r>
        <w:t>Sale</w:t>
      </w:r>
      <w:r w:rsidR="00DD0F5F">
        <w:t>s</w:t>
      </w:r>
      <w:r>
        <w:t xml:space="preserve"> </w:t>
      </w:r>
      <w:r w:rsidR="00DD0F5F">
        <w:t>f</w:t>
      </w:r>
      <w:r>
        <w:t>act</w:t>
      </w:r>
      <w:r w:rsidR="00DD0F5F">
        <w:t>,</w:t>
      </w:r>
      <w:ins w:id="80" w:author="dungdb1" w:date="2015-08-14T14:59:00Z">
        <w:r w:rsidR="00A8756E">
          <w:t xml:space="preserve"> </w:t>
        </w:r>
      </w:ins>
      <w:r w:rsidR="00DD0F5F">
        <w:t>Sales target by shop fact, Sales target by staff fact</w:t>
      </w:r>
    </w:p>
    <w:p w:rsidR="00DD0F5F" w:rsidRPr="008E7271" w:rsidRDefault="00DD0F5F" w:rsidP="003259A3">
      <w:pPr>
        <w:numPr>
          <w:ilvl w:val="1"/>
          <w:numId w:val="2"/>
        </w:numPr>
        <w:spacing w:before="100" w:beforeAutospacing="1" w:after="100" w:afterAutospacing="1"/>
        <w:jc w:val="left"/>
      </w:pPr>
      <w:r>
        <w:t>…</w:t>
      </w:r>
    </w:p>
    <w:p w:rsidR="00F618BA" w:rsidRPr="00F618BA" w:rsidRDefault="00F618BA" w:rsidP="00517F8F">
      <w:pPr>
        <w:numPr>
          <w:ilvl w:val="0"/>
          <w:numId w:val="2"/>
        </w:numPr>
        <w:spacing w:after="0"/>
        <w:pPrChange w:id="81" w:author="dungdb1" w:date="2015-08-14T14:55:00Z">
          <w:pPr>
            <w:numPr>
              <w:numId w:val="2"/>
            </w:numPr>
            <w:tabs>
              <w:tab w:val="num" w:pos="720"/>
            </w:tabs>
            <w:spacing w:after="0"/>
            <w:ind w:left="720" w:hanging="360"/>
            <w:jc w:val="left"/>
          </w:pPr>
        </w:pPrChange>
      </w:pPr>
      <w:r w:rsidRPr="00F618BA">
        <w:t>Tạo 1 namespace sắp xếp các shortcut các Dimension từ Dim</w:t>
      </w:r>
      <w:r w:rsidR="00DD0F5F">
        <w:t>ension View theo từng chủ đề để sử dụng làm phân tích</w:t>
      </w:r>
      <w:r w:rsidR="0042678D">
        <w:t>.</w:t>
      </w:r>
    </w:p>
    <w:p w:rsidR="0010399D" w:rsidRDefault="00F618BA" w:rsidP="003259A3">
      <w:pPr>
        <w:numPr>
          <w:ilvl w:val="1"/>
          <w:numId w:val="2"/>
        </w:numPr>
        <w:spacing w:before="100" w:beforeAutospacing="1" w:after="100" w:afterAutospacing="1"/>
        <w:jc w:val="left"/>
      </w:pPr>
      <w:r w:rsidRPr="00F618BA">
        <w:t>Với Chủ đề Sales</w:t>
      </w:r>
      <w:r w:rsidR="00DD0F5F">
        <w:t>(analysis)</w:t>
      </w:r>
      <w:r w:rsidRPr="00F618BA">
        <w:t xml:space="preserve"> bao gồm các Dimension sau: Time, Product, </w:t>
      </w:r>
      <w:r w:rsidR="00DD0F5F">
        <w:t>Shop,</w:t>
      </w:r>
      <w:ins w:id="82" w:author="dungdb1" w:date="2015-08-14T15:00:00Z">
        <w:r w:rsidR="00A8756E">
          <w:t xml:space="preserve"> </w:t>
        </w:r>
      </w:ins>
      <w:r w:rsidR="00DD0F5F">
        <w:t>Staff,</w:t>
      </w:r>
      <w:ins w:id="83" w:author="dungdb1" w:date="2015-08-14T15:00:00Z">
        <w:r w:rsidR="00A8756E">
          <w:t xml:space="preserve"> </w:t>
        </w:r>
      </w:ins>
      <w:r w:rsidR="00DD0F5F">
        <w:t>Customer,</w:t>
      </w:r>
      <w:ins w:id="84" w:author="dungdb1" w:date="2015-08-14T15:00:00Z">
        <w:r w:rsidR="00A8756E">
          <w:t xml:space="preserve"> </w:t>
        </w:r>
      </w:ins>
      <w:r w:rsidR="00DD0F5F">
        <w:t>Sales Fact</w:t>
      </w:r>
      <w:r w:rsidRPr="00F618BA">
        <w:t>, Channel, Measure</w:t>
      </w:r>
    </w:p>
    <w:p w:rsidR="00DD0F5F" w:rsidRPr="0010399D" w:rsidRDefault="00DD0F5F" w:rsidP="003259A3">
      <w:pPr>
        <w:numPr>
          <w:ilvl w:val="1"/>
          <w:numId w:val="2"/>
        </w:numPr>
        <w:spacing w:before="100" w:beforeAutospacing="1" w:after="100" w:afterAutospacing="1"/>
        <w:jc w:val="left"/>
      </w:pPr>
      <w:r>
        <w:t>…</w:t>
      </w:r>
    </w:p>
    <w:p w:rsidR="006F6987" w:rsidRDefault="00656EF1" w:rsidP="006F6987">
      <w:pPr>
        <w:spacing w:after="0"/>
        <w:jc w:val="left"/>
        <w:rPr>
          <w:b/>
          <w:i/>
        </w:rPr>
      </w:pPr>
      <w:r>
        <w:rPr>
          <w:b/>
          <w:i/>
          <w:noProof/>
          <w:lang w:val="vi-VN" w:eastAsia="vi-VN"/>
        </w:rPr>
        <w:lastRenderedPageBreak/>
        <w:drawing>
          <wp:inline distT="0" distB="0" distL="0" distR="0">
            <wp:extent cx="2686050" cy="4133850"/>
            <wp:effectExtent l="19050" t="19050" r="19050" b="1905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1 - Presentation View.jpg"/>
                    <pic:cNvPicPr/>
                  </pic:nvPicPr>
                  <pic:blipFill>
                    <a:blip r:embed="rId29">
                      <a:extLst>
                        <a:ext uri="{28A0092B-C50C-407E-A947-70E740481C1C}">
                          <a14:useLocalDpi xmlns:a14="http://schemas.microsoft.com/office/drawing/2010/main" val="0"/>
                        </a:ext>
                      </a:extLst>
                    </a:blip>
                    <a:stretch>
                      <a:fillRect/>
                    </a:stretch>
                  </pic:blipFill>
                  <pic:spPr>
                    <a:xfrm>
                      <a:off x="0" y="0"/>
                      <a:ext cx="2686050" cy="4133850"/>
                    </a:xfrm>
                    <a:prstGeom prst="rect">
                      <a:avLst/>
                    </a:prstGeom>
                    <a:ln>
                      <a:solidFill>
                        <a:schemeClr val="accent1"/>
                      </a:solidFill>
                    </a:ln>
                  </pic:spPr>
                </pic:pic>
              </a:graphicData>
            </a:graphic>
          </wp:inline>
        </w:drawing>
      </w:r>
    </w:p>
    <w:p w:rsidR="006F6987" w:rsidRDefault="006F6987" w:rsidP="006F6987">
      <w:pPr>
        <w:spacing w:after="0"/>
        <w:jc w:val="left"/>
        <w:rPr>
          <w:b/>
          <w:i/>
        </w:rPr>
      </w:pPr>
    </w:p>
    <w:p w:rsidR="006F6987" w:rsidRPr="006F6987" w:rsidRDefault="006F6987" w:rsidP="006F6987">
      <w:pPr>
        <w:spacing w:after="0"/>
        <w:jc w:val="left"/>
        <w:rPr>
          <w:b/>
          <w:i/>
        </w:rPr>
        <w:sectPr w:rsidR="006F6987" w:rsidRPr="006F6987" w:rsidSect="006F6987">
          <w:type w:val="continuous"/>
          <w:pgSz w:w="11907" w:h="16839" w:code="9"/>
          <w:pgMar w:top="1134" w:right="1134" w:bottom="1134" w:left="1134" w:header="720" w:footer="284" w:gutter="0"/>
          <w:pgNumType w:start="0"/>
          <w:cols w:num="2" w:space="720"/>
          <w:titlePg/>
          <w:docGrid w:linePitch="360"/>
        </w:sectPr>
      </w:pPr>
    </w:p>
    <w:p w:rsidR="0010399D" w:rsidRPr="002A0330" w:rsidRDefault="0010399D" w:rsidP="003259A3">
      <w:pPr>
        <w:pStyle w:val="ListParagraph"/>
        <w:numPr>
          <w:ilvl w:val="0"/>
          <w:numId w:val="8"/>
        </w:numPr>
        <w:spacing w:after="0"/>
        <w:jc w:val="left"/>
        <w:rPr>
          <w:b/>
          <w:i/>
        </w:rPr>
      </w:pPr>
      <w:r>
        <w:rPr>
          <w:b/>
          <w:i/>
        </w:rPr>
        <w:lastRenderedPageBreak/>
        <w:t>Tạo Package</w:t>
      </w:r>
    </w:p>
    <w:p w:rsidR="00F618BA" w:rsidRPr="00F618BA" w:rsidRDefault="00F618BA" w:rsidP="00517F8F">
      <w:pPr>
        <w:numPr>
          <w:ilvl w:val="0"/>
          <w:numId w:val="2"/>
        </w:numPr>
        <w:spacing w:after="0"/>
        <w:pPrChange w:id="85" w:author="dungdb1" w:date="2015-08-14T14:55:00Z">
          <w:pPr>
            <w:numPr>
              <w:numId w:val="2"/>
            </w:numPr>
            <w:tabs>
              <w:tab w:val="num" w:pos="720"/>
            </w:tabs>
            <w:spacing w:after="0"/>
            <w:ind w:left="720" w:hanging="360"/>
            <w:jc w:val="left"/>
          </w:pPr>
        </w:pPrChange>
      </w:pPr>
      <w:r w:rsidRPr="00F618BA">
        <w:t xml:space="preserve">Tạo gói </w:t>
      </w:r>
      <w:r w:rsidR="002A0330" w:rsidRPr="002A0330">
        <w:t>Sale Business(Query)</w:t>
      </w:r>
      <w:r w:rsidR="002A0330">
        <w:t xml:space="preserve"> và </w:t>
      </w:r>
      <w:r w:rsidR="002A0330" w:rsidRPr="002A0330">
        <w:t>Sale DW(Analysis)</w:t>
      </w:r>
      <w:r w:rsidR="002A0330">
        <w:t xml:space="preserve"> </w:t>
      </w:r>
      <w:r w:rsidR="00656EF1">
        <w:t xml:space="preserve"> </w:t>
      </w:r>
      <w:r w:rsidRPr="00F618BA">
        <w:t xml:space="preserve">chứa các item trong </w:t>
      </w:r>
      <w:r w:rsidR="002A0330" w:rsidRPr="006B5512">
        <w:rPr>
          <w:b/>
          <w:i/>
        </w:rPr>
        <w:t>Presentation view</w:t>
      </w:r>
      <w:r w:rsidRPr="00F618BA">
        <w:t xml:space="preserve"> và Public lên IBM Connection.</w:t>
      </w:r>
    </w:p>
    <w:p w:rsidR="00F618BA" w:rsidRPr="00F618BA" w:rsidRDefault="00F618BA" w:rsidP="00517F8F">
      <w:pPr>
        <w:numPr>
          <w:ilvl w:val="1"/>
          <w:numId w:val="2"/>
        </w:numPr>
        <w:spacing w:before="100" w:beforeAutospacing="1" w:after="100" w:afterAutospacing="1"/>
        <w:pPrChange w:id="86" w:author="dungdb1" w:date="2015-08-14T14:55:00Z">
          <w:pPr>
            <w:numPr>
              <w:ilvl w:val="1"/>
              <w:numId w:val="2"/>
            </w:numPr>
            <w:tabs>
              <w:tab w:val="num" w:pos="1440"/>
            </w:tabs>
            <w:spacing w:before="100" w:beforeAutospacing="1" w:after="100" w:afterAutospacing="1"/>
            <w:ind w:left="1440" w:hanging="360"/>
            <w:jc w:val="left"/>
          </w:pPr>
        </w:pPrChange>
      </w:pPr>
      <w:r w:rsidRPr="00F618BA">
        <w:t>Người dùng cuối chỉ thấy các item được chứa trong Business View.</w:t>
      </w:r>
    </w:p>
    <w:p w:rsidR="00990275" w:rsidRPr="00F618BA" w:rsidRDefault="009C7A61" w:rsidP="00517F8F">
      <w:pPr>
        <w:numPr>
          <w:ilvl w:val="1"/>
          <w:numId w:val="2"/>
        </w:numPr>
        <w:spacing w:before="100" w:beforeAutospacing="1" w:after="100" w:afterAutospacing="1"/>
        <w:pPrChange w:id="87" w:author="dungdb1" w:date="2015-08-14T14:55:00Z">
          <w:pPr>
            <w:numPr>
              <w:ilvl w:val="1"/>
              <w:numId w:val="2"/>
            </w:numPr>
            <w:tabs>
              <w:tab w:val="num" w:pos="1440"/>
            </w:tabs>
            <w:spacing w:before="100" w:beforeAutospacing="1" w:after="100" w:afterAutospacing="1"/>
            <w:ind w:left="1440" w:hanging="360"/>
            <w:jc w:val="left"/>
          </w:pPr>
        </w:pPrChange>
      </w:pPr>
      <w:r>
        <w:rPr>
          <w:noProof/>
          <w:lang w:val="vi-VN" w:eastAsia="vi-VN"/>
        </w:rPr>
        <w:lastRenderedPageBreak/>
        <w:drawing>
          <wp:anchor distT="0" distB="0" distL="114300" distR="114300" simplePos="0" relativeHeight="251699200" behindDoc="0" locked="0" layoutInCell="1" allowOverlap="1" wp14:anchorId="11CABC62" wp14:editId="29A9A99C">
            <wp:simplePos x="0" y="0"/>
            <wp:positionH relativeFrom="column">
              <wp:posOffset>822960</wp:posOffset>
            </wp:positionH>
            <wp:positionV relativeFrom="paragraph">
              <wp:posOffset>582930</wp:posOffset>
            </wp:positionV>
            <wp:extent cx="2571750" cy="1209675"/>
            <wp:effectExtent l="19050" t="19050" r="19050" b="28575"/>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9 - Package DMS (analysis).jpg"/>
                    <pic:cNvPicPr/>
                  </pic:nvPicPr>
                  <pic:blipFill>
                    <a:blip r:embed="rId30">
                      <a:extLst>
                        <a:ext uri="{28A0092B-C50C-407E-A947-70E740481C1C}">
                          <a14:useLocalDpi xmlns:a14="http://schemas.microsoft.com/office/drawing/2010/main" val="0"/>
                        </a:ext>
                      </a:extLst>
                    </a:blip>
                    <a:stretch>
                      <a:fillRect/>
                    </a:stretch>
                  </pic:blipFill>
                  <pic:spPr>
                    <a:xfrm>
                      <a:off x="0" y="0"/>
                      <a:ext cx="2571750" cy="120967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CF2323">
        <w:rPr>
          <w:noProof/>
          <w:lang w:val="vi-VN" w:eastAsia="vi-VN"/>
        </w:rPr>
        <w:drawing>
          <wp:anchor distT="0" distB="0" distL="114300" distR="114300" simplePos="0" relativeHeight="251698176" behindDoc="0" locked="0" layoutInCell="1" allowOverlap="1" wp14:anchorId="3524AFD8" wp14:editId="5B7AD1AD">
            <wp:simplePos x="0" y="0"/>
            <wp:positionH relativeFrom="column">
              <wp:posOffset>3547110</wp:posOffset>
            </wp:positionH>
            <wp:positionV relativeFrom="paragraph">
              <wp:posOffset>640080</wp:posOffset>
            </wp:positionV>
            <wp:extent cx="1647825" cy="476250"/>
            <wp:effectExtent l="19050" t="19050" r="28575" b="1905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47825" cy="47625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F618BA" w:rsidRPr="00F618BA">
        <w:t>Với từng chủ đề riêng biệt, người làm báo cáo chỉ cần quan tâm đúng chủ đề mình hướng đến.</w:t>
      </w:r>
    </w:p>
    <w:p w:rsidR="002C3C1D" w:rsidRPr="00BC2A67" w:rsidRDefault="002C3C1D" w:rsidP="00F31AE7">
      <w:pPr>
        <w:spacing w:after="0"/>
        <w:jc w:val="left"/>
        <w:rPr>
          <w:b/>
          <w:color w:val="C00000"/>
        </w:rPr>
      </w:pPr>
      <w:r w:rsidRPr="00E11498">
        <w:rPr>
          <w:b/>
        </w:rPr>
        <w:t>Đặc điểm nổi trội mà IBM Framework Manager mang lại cho người dùng</w:t>
      </w:r>
      <w:r w:rsidRPr="00C7626E">
        <w:t>:</w:t>
      </w:r>
    </w:p>
    <w:p w:rsidR="002C3C1D" w:rsidRDefault="002C3C1D" w:rsidP="002C3C1D">
      <w:pPr>
        <w:spacing w:before="100" w:beforeAutospacing="1" w:after="100" w:afterAutospacing="1"/>
        <w:jc w:val="left"/>
        <w:sectPr w:rsidR="002C3C1D" w:rsidSect="001C56B7">
          <w:type w:val="continuous"/>
          <w:pgSz w:w="11907" w:h="16839" w:code="9"/>
          <w:pgMar w:top="1134" w:right="1134" w:bottom="1134" w:left="1134" w:header="720" w:footer="284" w:gutter="0"/>
          <w:pgNumType w:start="0"/>
          <w:cols w:space="720"/>
          <w:titlePg/>
          <w:docGrid w:linePitch="360"/>
        </w:sectPr>
      </w:pPr>
    </w:p>
    <w:p w:rsidR="002C3C1D" w:rsidRPr="00C7626E" w:rsidRDefault="002C3C1D" w:rsidP="00517F8F">
      <w:pPr>
        <w:numPr>
          <w:ilvl w:val="0"/>
          <w:numId w:val="2"/>
        </w:numPr>
        <w:spacing w:before="100" w:beforeAutospacing="1" w:after="100" w:afterAutospacing="1"/>
        <w:ind w:left="600"/>
        <w:pPrChange w:id="88" w:author="dungdb1" w:date="2015-08-14T14:56:00Z">
          <w:pPr>
            <w:numPr>
              <w:numId w:val="2"/>
            </w:numPr>
            <w:tabs>
              <w:tab w:val="num" w:pos="720"/>
            </w:tabs>
            <w:spacing w:before="100" w:beforeAutospacing="1" w:after="100" w:afterAutospacing="1"/>
            <w:ind w:left="600" w:hanging="360"/>
            <w:jc w:val="left"/>
          </w:pPr>
        </w:pPrChange>
      </w:pPr>
      <w:r>
        <w:lastRenderedPageBreak/>
        <w:t xml:space="preserve">Xây dựng </w:t>
      </w:r>
      <w:r w:rsidRPr="00C7626E">
        <w:t>nhiều chiều phân tích khác nhau: có thề lấy từ datasource hoặc custom query.</w:t>
      </w:r>
    </w:p>
    <w:p w:rsidR="002C3C1D" w:rsidRPr="00C7626E" w:rsidRDefault="002C3C1D" w:rsidP="00517F8F">
      <w:pPr>
        <w:numPr>
          <w:ilvl w:val="0"/>
          <w:numId w:val="2"/>
        </w:numPr>
        <w:spacing w:before="100" w:beforeAutospacing="1" w:after="100" w:afterAutospacing="1"/>
        <w:ind w:left="600"/>
        <w:pPrChange w:id="89" w:author="dungdb1" w:date="2015-08-14T14:56:00Z">
          <w:pPr>
            <w:numPr>
              <w:numId w:val="2"/>
            </w:numPr>
            <w:tabs>
              <w:tab w:val="num" w:pos="720"/>
            </w:tabs>
            <w:spacing w:before="100" w:beforeAutospacing="1" w:after="100" w:afterAutospacing="1"/>
            <w:ind w:left="600" w:hanging="360"/>
            <w:jc w:val="left"/>
          </w:pPr>
        </w:pPrChange>
      </w:pPr>
      <w:r w:rsidRPr="00C7626E">
        <w:t>Các bảng Dim thiết kế theo cấu trúc hierarchies, level…tiện cho việc cuộn dữ liệu với các báo cáo xem tổng thể hay chi tiết.</w:t>
      </w:r>
    </w:p>
    <w:p w:rsidR="002C3C1D" w:rsidRDefault="002C3C1D" w:rsidP="00517F8F">
      <w:pPr>
        <w:numPr>
          <w:ilvl w:val="0"/>
          <w:numId w:val="2"/>
        </w:numPr>
        <w:spacing w:before="100" w:beforeAutospacing="1" w:after="100" w:afterAutospacing="1"/>
        <w:ind w:left="600"/>
        <w:pPrChange w:id="90" w:author="dungdb1" w:date="2015-08-14T14:56:00Z">
          <w:pPr>
            <w:numPr>
              <w:numId w:val="2"/>
            </w:numPr>
            <w:tabs>
              <w:tab w:val="num" w:pos="720"/>
            </w:tabs>
            <w:spacing w:before="100" w:beforeAutospacing="1" w:after="100" w:afterAutospacing="1"/>
            <w:ind w:left="600" w:hanging="360"/>
            <w:jc w:val="left"/>
          </w:pPr>
        </w:pPrChange>
      </w:pPr>
      <w:r w:rsidRPr="00C7626E">
        <w:t>Sắp xếp các chiều phân tích theo chủ đề tùy theo mục đích người dù</w:t>
      </w:r>
      <w:r>
        <w:t xml:space="preserve">ng: Sales, Inventory, Promotion </w:t>
      </w:r>
      <w:r w:rsidRPr="00C7626E">
        <w:t>…</w:t>
      </w:r>
    </w:p>
    <w:p w:rsidR="002C3C1D" w:rsidRPr="00C7626E" w:rsidRDefault="002C3C1D" w:rsidP="00517F8F">
      <w:pPr>
        <w:numPr>
          <w:ilvl w:val="0"/>
          <w:numId w:val="2"/>
        </w:numPr>
        <w:spacing w:before="100" w:beforeAutospacing="1" w:after="100" w:afterAutospacing="1"/>
        <w:ind w:left="600"/>
        <w:pPrChange w:id="91" w:author="dungdb1" w:date="2015-08-14T14:56:00Z">
          <w:pPr>
            <w:numPr>
              <w:numId w:val="2"/>
            </w:numPr>
            <w:tabs>
              <w:tab w:val="num" w:pos="720"/>
            </w:tabs>
            <w:spacing w:before="100" w:beforeAutospacing="1" w:after="100" w:afterAutospacing="1"/>
            <w:ind w:left="600" w:hanging="360"/>
            <w:jc w:val="left"/>
          </w:pPr>
        </w:pPrChange>
      </w:pPr>
      <w:r w:rsidRPr="00C7626E">
        <w:t>Tạo nhiều gói từ các chiều thiết kế có sẵn mà không phải thiết kế lại.</w:t>
      </w:r>
    </w:p>
    <w:p w:rsidR="00612D66" w:rsidRDefault="002C3C1D" w:rsidP="00517F8F">
      <w:pPr>
        <w:numPr>
          <w:ilvl w:val="0"/>
          <w:numId w:val="2"/>
        </w:numPr>
        <w:spacing w:before="100" w:beforeAutospacing="1" w:after="100" w:afterAutospacing="1"/>
        <w:ind w:left="600"/>
        <w:pPrChange w:id="92" w:author="dungdb1" w:date="2015-08-14T14:56:00Z">
          <w:pPr>
            <w:numPr>
              <w:numId w:val="2"/>
            </w:numPr>
            <w:tabs>
              <w:tab w:val="num" w:pos="720"/>
            </w:tabs>
            <w:spacing w:before="100" w:beforeAutospacing="1" w:after="100" w:afterAutospacing="1"/>
            <w:ind w:left="600" w:hanging="360"/>
            <w:jc w:val="left"/>
          </w:pPr>
        </w:pPrChange>
      </w:pPr>
      <w:r w:rsidRPr="00C7626E">
        <w:t>Tạo hệ thống phân quyền user chặt chẽ với từng dim, measure hoặc với từng gói package riêng biệt.</w:t>
      </w:r>
    </w:p>
    <w:p w:rsidR="000A1F62" w:rsidRPr="0077769B" w:rsidRDefault="000A1F62" w:rsidP="003259A3">
      <w:pPr>
        <w:pStyle w:val="ListParagraph"/>
        <w:numPr>
          <w:ilvl w:val="0"/>
          <w:numId w:val="4"/>
        </w:numPr>
        <w:spacing w:after="0"/>
        <w:jc w:val="left"/>
        <w:outlineLvl w:val="1"/>
        <w:rPr>
          <w:b/>
          <w:color w:val="C00000"/>
        </w:rPr>
      </w:pPr>
      <w:r w:rsidRPr="0077769B">
        <w:rPr>
          <w:b/>
          <w:color w:val="C00000"/>
        </w:rPr>
        <w:t>Tạo Report với công cụ Report Studio</w:t>
      </w:r>
    </w:p>
    <w:p w:rsidR="005D093A" w:rsidRDefault="009B73EC" w:rsidP="003259A3">
      <w:pPr>
        <w:pStyle w:val="ListParagraph"/>
        <w:numPr>
          <w:ilvl w:val="0"/>
          <w:numId w:val="3"/>
        </w:numPr>
        <w:spacing w:after="0"/>
        <w:jc w:val="left"/>
      </w:pPr>
      <w:r>
        <w:t>L</w:t>
      </w:r>
      <w:r w:rsidR="005D093A" w:rsidRPr="00881926">
        <w:t>og</w:t>
      </w:r>
      <w:r w:rsidR="005D093A" w:rsidRPr="00987294">
        <w:t>i</w:t>
      </w:r>
      <w:r w:rsidR="005D093A" w:rsidRPr="00881926">
        <w:t xml:space="preserve">n vào Cognos, chọn </w:t>
      </w:r>
      <w:r>
        <w:t xml:space="preserve"> report studio</w:t>
      </w:r>
    </w:p>
    <w:p w:rsidR="009B73EC" w:rsidRDefault="009B73EC" w:rsidP="009B73EC">
      <w:pPr>
        <w:pStyle w:val="ListParagraph"/>
        <w:spacing w:after="0"/>
        <w:jc w:val="left"/>
      </w:pPr>
      <w:r>
        <w:rPr>
          <w:noProof/>
          <w:lang w:val="vi-VN" w:eastAsia="vi-VN"/>
        </w:rPr>
        <w:drawing>
          <wp:inline distT="0" distB="0" distL="0" distR="0">
            <wp:extent cx="3219450" cy="1219200"/>
            <wp:effectExtent l="19050" t="19050" r="19050" b="190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ReportStudio01.jpg"/>
                    <pic:cNvPicPr/>
                  </pic:nvPicPr>
                  <pic:blipFill>
                    <a:blip r:embed="rId32">
                      <a:extLst>
                        <a:ext uri="{28A0092B-C50C-407E-A947-70E740481C1C}">
                          <a14:useLocalDpi xmlns:a14="http://schemas.microsoft.com/office/drawing/2010/main" val="0"/>
                        </a:ext>
                      </a:extLst>
                    </a:blip>
                    <a:stretch>
                      <a:fillRect/>
                    </a:stretch>
                  </pic:blipFill>
                  <pic:spPr>
                    <a:xfrm>
                      <a:off x="0" y="0"/>
                      <a:ext cx="3219450" cy="1219200"/>
                    </a:xfrm>
                    <a:prstGeom prst="rect">
                      <a:avLst/>
                    </a:prstGeom>
                    <a:ln>
                      <a:solidFill>
                        <a:schemeClr val="accent1"/>
                      </a:solidFill>
                    </a:ln>
                  </pic:spPr>
                </pic:pic>
              </a:graphicData>
            </a:graphic>
          </wp:inline>
        </w:drawing>
      </w:r>
    </w:p>
    <w:p w:rsidR="005D093A" w:rsidRDefault="005D093A" w:rsidP="003259A3">
      <w:pPr>
        <w:pStyle w:val="ListParagraph"/>
        <w:numPr>
          <w:ilvl w:val="0"/>
          <w:numId w:val="3"/>
        </w:numPr>
        <w:spacing w:after="0" w:afterAutospacing="1"/>
        <w:jc w:val="left"/>
      </w:pPr>
      <w:r>
        <w:t>Chọn gói</w:t>
      </w:r>
      <w:r w:rsidRPr="00070952">
        <w:t xml:space="preserve"> package </w:t>
      </w:r>
      <w:r w:rsidR="00A43CAE">
        <w:t>Sale Bussiness(Query</w:t>
      </w:r>
      <w:r w:rsidR="006B2C7B">
        <w:t xml:space="preserve">) </w:t>
      </w:r>
      <w:r>
        <w:t>đã được public lên IBM connection</w:t>
      </w:r>
      <w:r w:rsidR="006B2C7B">
        <w:t xml:space="preserve"> ( cũng có thể chọn có thể chọn </w:t>
      </w:r>
      <w:hyperlink r:id="rId33" w:history="1">
        <w:r w:rsidR="006B2C7B" w:rsidRPr="00987294">
          <w:t>Sale DW(Analysis)</w:t>
        </w:r>
      </w:hyperlink>
      <w:r w:rsidR="006B2C7B">
        <w:t xml:space="preserve">  thiết kế theo cube để làm báo cáo).</w:t>
      </w:r>
    </w:p>
    <w:p w:rsidR="0095413F" w:rsidRDefault="0095413F" w:rsidP="003259A3">
      <w:pPr>
        <w:pStyle w:val="ListParagraph"/>
        <w:numPr>
          <w:ilvl w:val="0"/>
          <w:numId w:val="3"/>
        </w:numPr>
        <w:spacing w:after="0" w:afterAutospacing="1"/>
        <w:jc w:val="left"/>
      </w:pPr>
      <w:r>
        <w:t xml:space="preserve">Giao diện gồm 3 phần </w:t>
      </w:r>
    </w:p>
    <w:p w:rsidR="0095413F" w:rsidRDefault="0095413F" w:rsidP="003259A3">
      <w:pPr>
        <w:pStyle w:val="ListParagraph"/>
        <w:numPr>
          <w:ilvl w:val="1"/>
          <w:numId w:val="3"/>
        </w:numPr>
        <w:spacing w:after="0" w:afterAutospacing="1"/>
        <w:jc w:val="left"/>
      </w:pPr>
      <w:r>
        <w:t>Vùng 1: chứa 3 phần nhỏ:</w:t>
      </w:r>
    </w:p>
    <w:p w:rsidR="0095413F" w:rsidRDefault="0095413F" w:rsidP="0095413F">
      <w:pPr>
        <w:pStyle w:val="ListParagraph"/>
        <w:spacing w:after="0" w:afterAutospacing="1"/>
        <w:ind w:left="1440"/>
        <w:jc w:val="left"/>
      </w:pPr>
      <w:r>
        <w:t>+ Source: Chứa dữ liệu</w:t>
      </w:r>
      <w:r>
        <w:br/>
        <w:t>+ Data item: chứa các data item được dùng cho report</w:t>
      </w:r>
      <w:r>
        <w:br/>
        <w:t>+Toolbox: Hỗ trợ các công cụ thiết kế report</w:t>
      </w:r>
    </w:p>
    <w:p w:rsidR="0095413F" w:rsidRDefault="0095413F" w:rsidP="003259A3">
      <w:pPr>
        <w:pStyle w:val="ListParagraph"/>
        <w:numPr>
          <w:ilvl w:val="1"/>
          <w:numId w:val="3"/>
        </w:numPr>
        <w:spacing w:after="0" w:afterAutospacing="1"/>
        <w:jc w:val="left"/>
      </w:pPr>
      <w:r>
        <w:t>Vùng 2: Properties tinh chỉnh các thuộc tính</w:t>
      </w:r>
    </w:p>
    <w:p w:rsidR="0095413F" w:rsidRDefault="00CF2323" w:rsidP="003259A3">
      <w:pPr>
        <w:pStyle w:val="ListParagraph"/>
        <w:numPr>
          <w:ilvl w:val="1"/>
          <w:numId w:val="3"/>
        </w:numPr>
        <w:spacing w:after="0" w:afterAutospacing="1"/>
        <w:jc w:val="left"/>
      </w:pPr>
      <w:r>
        <w:rPr>
          <w:noProof/>
          <w:lang w:val="vi-VN" w:eastAsia="vi-VN"/>
        </w:rPr>
        <w:drawing>
          <wp:anchor distT="0" distB="0" distL="114300" distR="114300" simplePos="0" relativeHeight="251694080" behindDoc="0" locked="0" layoutInCell="1" allowOverlap="1" wp14:anchorId="50344B29" wp14:editId="01344754">
            <wp:simplePos x="0" y="0"/>
            <wp:positionH relativeFrom="column">
              <wp:posOffset>956310</wp:posOffset>
            </wp:positionH>
            <wp:positionV relativeFrom="paragraph">
              <wp:posOffset>224790</wp:posOffset>
            </wp:positionV>
            <wp:extent cx="4219575" cy="2228850"/>
            <wp:effectExtent l="19050" t="19050" r="28575" b="19050"/>
            <wp:wrapTopAndBottom/>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ReportStudio02.jpg"/>
                    <pic:cNvPicPr/>
                  </pic:nvPicPr>
                  <pic:blipFill>
                    <a:blip r:embed="rId34">
                      <a:extLst>
                        <a:ext uri="{28A0092B-C50C-407E-A947-70E740481C1C}">
                          <a14:useLocalDpi xmlns:a14="http://schemas.microsoft.com/office/drawing/2010/main" val="0"/>
                        </a:ext>
                      </a:extLst>
                    </a:blip>
                    <a:stretch>
                      <a:fillRect/>
                    </a:stretch>
                  </pic:blipFill>
                  <pic:spPr>
                    <a:xfrm>
                      <a:off x="0" y="0"/>
                      <a:ext cx="4219575" cy="22288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95413F">
        <w:t>Vùng 3: Vùng làm việc</w:t>
      </w:r>
    </w:p>
    <w:p w:rsidR="001276D5" w:rsidRDefault="001276D5" w:rsidP="003259A3">
      <w:pPr>
        <w:pStyle w:val="ListParagraph"/>
        <w:numPr>
          <w:ilvl w:val="0"/>
          <w:numId w:val="3"/>
        </w:numPr>
        <w:spacing w:after="0" w:afterAutospacing="1"/>
        <w:jc w:val="left"/>
      </w:pPr>
      <w:r>
        <w:lastRenderedPageBreak/>
        <w:t>Ta thiết kế một report so sánh doanh thu giữa các miền(region)</w:t>
      </w:r>
      <w:r w:rsidR="00A41265">
        <w:t xml:space="preserve"> theo </w:t>
      </w:r>
      <w:r w:rsidR="00B47179">
        <w:t xml:space="preserve"> </w:t>
      </w:r>
      <w:r w:rsidR="00A41265">
        <w:t>năm.</w:t>
      </w:r>
    </w:p>
    <w:p w:rsidR="00A41265" w:rsidRDefault="001276D5" w:rsidP="003259A3">
      <w:pPr>
        <w:pStyle w:val="ListParagraph"/>
        <w:numPr>
          <w:ilvl w:val="1"/>
          <w:numId w:val="3"/>
        </w:numPr>
        <w:spacing w:after="0" w:afterAutospacing="1"/>
        <w:jc w:val="left"/>
      </w:pPr>
      <w:r>
        <w:t>Từ tab toolbox, kéo crosstab ra vùng làm việc report</w:t>
      </w:r>
    </w:p>
    <w:p w:rsidR="008449BA" w:rsidRDefault="008449BA" w:rsidP="008449BA">
      <w:pPr>
        <w:pStyle w:val="ListParagraph"/>
        <w:spacing w:after="0" w:afterAutospacing="1"/>
        <w:ind w:left="1440"/>
        <w:jc w:val="left"/>
      </w:pPr>
      <w:r>
        <w:rPr>
          <w:noProof/>
          <w:lang w:val="vi-VN" w:eastAsia="vi-VN"/>
        </w:rPr>
        <w:drawing>
          <wp:inline distT="0" distB="0" distL="0" distR="0">
            <wp:extent cx="5400675" cy="1552575"/>
            <wp:effectExtent l="19050" t="19050" r="28575" b="2857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ReportStudio03.jpg"/>
                    <pic:cNvPicPr/>
                  </pic:nvPicPr>
                  <pic:blipFill>
                    <a:blip r:embed="rId35">
                      <a:extLst>
                        <a:ext uri="{28A0092B-C50C-407E-A947-70E740481C1C}">
                          <a14:useLocalDpi xmlns:a14="http://schemas.microsoft.com/office/drawing/2010/main" val="0"/>
                        </a:ext>
                      </a:extLst>
                    </a:blip>
                    <a:stretch>
                      <a:fillRect/>
                    </a:stretch>
                  </pic:blipFill>
                  <pic:spPr>
                    <a:xfrm>
                      <a:off x="0" y="0"/>
                      <a:ext cx="5400675" cy="1552575"/>
                    </a:xfrm>
                    <a:prstGeom prst="rect">
                      <a:avLst/>
                    </a:prstGeom>
                    <a:ln>
                      <a:solidFill>
                        <a:schemeClr val="accent1"/>
                      </a:solidFill>
                    </a:ln>
                  </pic:spPr>
                </pic:pic>
              </a:graphicData>
            </a:graphic>
          </wp:inline>
        </w:drawing>
      </w:r>
    </w:p>
    <w:p w:rsidR="00A4094B" w:rsidRDefault="00EE152F" w:rsidP="003259A3">
      <w:pPr>
        <w:pStyle w:val="ListParagraph"/>
        <w:numPr>
          <w:ilvl w:val="1"/>
          <w:numId w:val="3"/>
        </w:numPr>
        <w:spacing w:after="0" w:afterAutospacing="1"/>
        <w:jc w:val="left"/>
      </w:pPr>
      <w:r>
        <w:t xml:space="preserve">Từ tab source </w:t>
      </w:r>
      <w:r w:rsidR="00A4094B">
        <w:t xml:space="preserve">ta kéo các dimension: RegionCode vào vùng </w:t>
      </w:r>
      <w:r>
        <w:t xml:space="preserve">row, </w:t>
      </w:r>
      <w:r w:rsidR="00A4094B">
        <w:t>Year</w:t>
      </w:r>
      <w:r>
        <w:t xml:space="preserve"> vào vùng column và </w:t>
      </w:r>
      <w:r w:rsidR="00A4094B">
        <w:t>Quantity vào</w:t>
      </w:r>
      <w:r>
        <w:t xml:space="preserve"> vùng Measure </w:t>
      </w:r>
    </w:p>
    <w:p w:rsidR="00A4094B" w:rsidRDefault="00A4094B" w:rsidP="00593FEF">
      <w:pPr>
        <w:pStyle w:val="ListParagraph"/>
        <w:spacing w:after="0" w:afterAutospacing="1"/>
        <w:ind w:left="1440"/>
        <w:jc w:val="left"/>
      </w:pPr>
      <w:r>
        <w:rPr>
          <w:noProof/>
          <w:lang w:val="vi-VN" w:eastAsia="vi-VN"/>
        </w:rPr>
        <w:drawing>
          <wp:inline distT="0" distB="0" distL="0" distR="0" wp14:anchorId="6EFB05EF" wp14:editId="2F1F9930">
            <wp:extent cx="5372100" cy="1609725"/>
            <wp:effectExtent l="19050" t="19050" r="19050" b="285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ReportStudio04.jpg"/>
                    <pic:cNvPicPr/>
                  </pic:nvPicPr>
                  <pic:blipFill>
                    <a:blip r:embed="rId36">
                      <a:extLst>
                        <a:ext uri="{28A0092B-C50C-407E-A947-70E740481C1C}">
                          <a14:useLocalDpi xmlns:a14="http://schemas.microsoft.com/office/drawing/2010/main" val="0"/>
                        </a:ext>
                      </a:extLst>
                    </a:blip>
                    <a:stretch>
                      <a:fillRect/>
                    </a:stretch>
                  </pic:blipFill>
                  <pic:spPr>
                    <a:xfrm>
                      <a:off x="0" y="0"/>
                      <a:ext cx="5372100" cy="1609725"/>
                    </a:xfrm>
                    <a:prstGeom prst="rect">
                      <a:avLst/>
                    </a:prstGeom>
                    <a:ln>
                      <a:solidFill>
                        <a:schemeClr val="accent1"/>
                      </a:solidFill>
                    </a:ln>
                  </pic:spPr>
                </pic:pic>
              </a:graphicData>
            </a:graphic>
          </wp:inline>
        </w:drawing>
      </w:r>
    </w:p>
    <w:p w:rsidR="00EE152F" w:rsidRDefault="00FD02DC" w:rsidP="00517F8F">
      <w:pPr>
        <w:pStyle w:val="ListParagraph"/>
        <w:numPr>
          <w:ilvl w:val="1"/>
          <w:numId w:val="3"/>
        </w:numPr>
        <w:spacing w:after="0" w:afterAutospacing="1"/>
        <w:pPrChange w:id="93" w:author="dungdb1" w:date="2015-08-14T14:56:00Z">
          <w:pPr>
            <w:pStyle w:val="ListParagraph"/>
            <w:numPr>
              <w:ilvl w:val="1"/>
              <w:numId w:val="3"/>
            </w:numPr>
            <w:spacing w:after="0" w:afterAutospacing="1"/>
            <w:ind w:left="1440" w:hanging="360"/>
            <w:jc w:val="left"/>
          </w:pPr>
        </w:pPrChange>
      </w:pPr>
      <w:r w:rsidRPr="00FD02DC">
        <w:rPr>
          <w:b/>
          <w:i/>
        </w:rPr>
        <w:t xml:space="preserve">Trường hợp muốn tạo thêm </w:t>
      </w:r>
      <w:r w:rsidR="00EE152F" w:rsidRPr="00FD02DC">
        <w:rPr>
          <w:b/>
          <w:i/>
        </w:rPr>
        <w:t>parametter</w:t>
      </w:r>
      <w:r w:rsidR="00EE152F">
        <w:t xml:space="preserve"> để lọc dữ liệu theo năm. T</w:t>
      </w:r>
      <w:r>
        <w:t>a</w:t>
      </w:r>
      <w:r w:rsidR="00EE152F">
        <w:t xml:space="preserve"> click vào crosstab -&gt;Go to query -&gt; Ta kéo Year từ tab source vào vùng filer và tạo expression Year = ?Year? để chọn Năm khi run report </w:t>
      </w:r>
    </w:p>
    <w:p w:rsidR="00EE152F" w:rsidRDefault="00BD4831" w:rsidP="00F16F84">
      <w:pPr>
        <w:pStyle w:val="ListParagraph"/>
        <w:spacing w:after="0" w:afterAutospacing="1"/>
        <w:ind w:left="1440"/>
        <w:jc w:val="left"/>
      </w:pPr>
      <w:r>
        <w:rPr>
          <w:noProof/>
          <w:lang w:val="vi-VN" w:eastAsia="vi-VN"/>
        </w:rPr>
        <w:drawing>
          <wp:inline distT="0" distB="0" distL="0" distR="0">
            <wp:extent cx="5391150" cy="1216782"/>
            <wp:effectExtent l="19050" t="19050" r="19050" b="2159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ReportStudio05.jpg"/>
                    <pic:cNvPicPr/>
                  </pic:nvPicPr>
                  <pic:blipFill>
                    <a:blip r:embed="rId37">
                      <a:extLst>
                        <a:ext uri="{28A0092B-C50C-407E-A947-70E740481C1C}">
                          <a14:useLocalDpi xmlns:a14="http://schemas.microsoft.com/office/drawing/2010/main" val="0"/>
                        </a:ext>
                      </a:extLst>
                    </a:blip>
                    <a:stretch>
                      <a:fillRect/>
                    </a:stretch>
                  </pic:blipFill>
                  <pic:spPr>
                    <a:xfrm>
                      <a:off x="0" y="0"/>
                      <a:ext cx="5387796" cy="1216025"/>
                    </a:xfrm>
                    <a:prstGeom prst="rect">
                      <a:avLst/>
                    </a:prstGeom>
                    <a:ln>
                      <a:solidFill>
                        <a:schemeClr val="accent1"/>
                      </a:solidFill>
                    </a:ln>
                  </pic:spPr>
                </pic:pic>
              </a:graphicData>
            </a:graphic>
          </wp:inline>
        </w:drawing>
      </w:r>
    </w:p>
    <w:p w:rsidR="00FE7BAB" w:rsidRDefault="00EE152F" w:rsidP="00517F8F">
      <w:pPr>
        <w:pStyle w:val="ListParagraph"/>
        <w:numPr>
          <w:ilvl w:val="1"/>
          <w:numId w:val="3"/>
        </w:numPr>
        <w:spacing w:after="0" w:afterAutospacing="1"/>
        <w:pPrChange w:id="94" w:author="dungdb1" w:date="2015-08-14T14:56:00Z">
          <w:pPr>
            <w:pStyle w:val="ListParagraph"/>
            <w:numPr>
              <w:ilvl w:val="1"/>
              <w:numId w:val="3"/>
            </w:numPr>
            <w:spacing w:after="0" w:afterAutospacing="1"/>
            <w:ind w:left="1440" w:hanging="360"/>
            <w:jc w:val="left"/>
          </w:pPr>
        </w:pPrChange>
      </w:pPr>
      <w:r>
        <w:t>Ta thiết kế Drill down cho report. Chọn Data - &gt;Drill behavior, check vào Allow drill-up and dirll-down</w:t>
      </w:r>
    </w:p>
    <w:p w:rsidR="00187C32" w:rsidRDefault="00FE7BAB" w:rsidP="003259A3">
      <w:pPr>
        <w:pStyle w:val="ListParagraph"/>
        <w:numPr>
          <w:ilvl w:val="1"/>
          <w:numId w:val="3"/>
        </w:numPr>
        <w:spacing w:after="0" w:afterAutospacing="1"/>
        <w:jc w:val="left"/>
      </w:pPr>
      <w:r>
        <w:t xml:space="preserve">Run report. Ta nhấn biểu tượng Run  </w:t>
      </w:r>
      <w:r>
        <w:rPr>
          <w:noProof/>
          <w:lang w:val="vi-VN" w:eastAsia="vi-VN"/>
        </w:rPr>
        <w:drawing>
          <wp:inline distT="0" distB="0" distL="0" distR="0" wp14:anchorId="7AEBDF10" wp14:editId="41F780AE">
            <wp:extent cx="342857" cy="228571"/>
            <wp:effectExtent l="19050" t="19050" r="19685" b="196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42857" cy="228571"/>
                    </a:xfrm>
                    <a:prstGeom prst="rect">
                      <a:avLst/>
                    </a:prstGeom>
                    <a:ln>
                      <a:solidFill>
                        <a:schemeClr val="accent1"/>
                      </a:solidFill>
                    </a:ln>
                  </pic:spPr>
                </pic:pic>
              </a:graphicData>
            </a:graphic>
          </wp:inline>
        </w:drawing>
      </w:r>
      <w:r>
        <w:t xml:space="preserve">  để run report. Mặc định report sẽ run dạng html, ta cũng có chọn một số dạng run khác như pdf, excel nếu muốn</w:t>
      </w:r>
    </w:p>
    <w:p w:rsidR="00187C32" w:rsidRDefault="00FC5ACB" w:rsidP="00187C32">
      <w:pPr>
        <w:pStyle w:val="ListParagraph"/>
        <w:spacing w:after="0" w:afterAutospacing="1"/>
        <w:ind w:left="1440"/>
        <w:jc w:val="left"/>
      </w:pPr>
      <w:r>
        <w:rPr>
          <w:noProof/>
          <w:lang w:val="vi-VN" w:eastAsia="vi-VN"/>
        </w:rPr>
        <w:drawing>
          <wp:inline distT="0" distB="0" distL="0" distR="0">
            <wp:extent cx="5400675" cy="914400"/>
            <wp:effectExtent l="19050" t="19050" r="28575" b="190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ReportStudio06.jpg"/>
                    <pic:cNvPicPr/>
                  </pic:nvPicPr>
                  <pic:blipFill>
                    <a:blip r:embed="rId39">
                      <a:extLst>
                        <a:ext uri="{28A0092B-C50C-407E-A947-70E740481C1C}">
                          <a14:useLocalDpi xmlns:a14="http://schemas.microsoft.com/office/drawing/2010/main" val="0"/>
                        </a:ext>
                      </a:extLst>
                    </a:blip>
                    <a:stretch>
                      <a:fillRect/>
                    </a:stretch>
                  </pic:blipFill>
                  <pic:spPr>
                    <a:xfrm>
                      <a:off x="0" y="0"/>
                      <a:ext cx="5400675" cy="914400"/>
                    </a:xfrm>
                    <a:prstGeom prst="rect">
                      <a:avLst/>
                    </a:prstGeom>
                    <a:ln>
                      <a:solidFill>
                        <a:schemeClr val="accent1"/>
                      </a:solidFill>
                    </a:ln>
                  </pic:spPr>
                </pic:pic>
              </a:graphicData>
            </a:graphic>
          </wp:inline>
        </w:drawing>
      </w:r>
    </w:p>
    <w:p w:rsidR="00187C32" w:rsidRPr="0002384D" w:rsidRDefault="00B36A23" w:rsidP="003259A3">
      <w:pPr>
        <w:pStyle w:val="ListParagraph"/>
        <w:numPr>
          <w:ilvl w:val="1"/>
          <w:numId w:val="3"/>
        </w:numPr>
        <w:spacing w:after="0" w:afterAutospacing="1"/>
        <w:jc w:val="left"/>
      </w:pPr>
      <w:r>
        <w:rPr>
          <w:noProof/>
          <w:lang w:val="vi-VN" w:eastAsia="vi-VN"/>
        </w:rPr>
        <w:drawing>
          <wp:anchor distT="0" distB="0" distL="114300" distR="114300" simplePos="0" relativeHeight="251700224" behindDoc="0" locked="0" layoutInCell="1" allowOverlap="1" wp14:anchorId="7B9D0401" wp14:editId="51AFA0EF">
            <wp:simplePos x="0" y="0"/>
            <wp:positionH relativeFrom="column">
              <wp:posOffset>918210</wp:posOffset>
            </wp:positionH>
            <wp:positionV relativeFrom="paragraph">
              <wp:posOffset>220345</wp:posOffset>
            </wp:positionV>
            <wp:extent cx="3495675" cy="1571625"/>
            <wp:effectExtent l="19050" t="19050" r="28575" b="28575"/>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ReportStudio08.jpg"/>
                    <pic:cNvPicPr/>
                  </pic:nvPicPr>
                  <pic:blipFill>
                    <a:blip r:embed="rId40">
                      <a:extLst>
                        <a:ext uri="{28A0092B-C50C-407E-A947-70E740481C1C}">
                          <a14:useLocalDpi xmlns:a14="http://schemas.microsoft.com/office/drawing/2010/main" val="0"/>
                        </a:ext>
                      </a:extLst>
                    </a:blip>
                    <a:stretch>
                      <a:fillRect/>
                    </a:stretch>
                  </pic:blipFill>
                  <pic:spPr>
                    <a:xfrm>
                      <a:off x="0" y="0"/>
                      <a:ext cx="3495675" cy="157162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187C32">
        <w:t>Bổ sung thêm biểu đồ để nhìn một cách trực quan</w:t>
      </w:r>
    </w:p>
    <w:p w:rsidR="0002384D" w:rsidRDefault="0002384D" w:rsidP="0002384D">
      <w:pPr>
        <w:pStyle w:val="ListParagraph"/>
        <w:spacing w:after="0" w:afterAutospacing="1"/>
        <w:jc w:val="left"/>
      </w:pPr>
    </w:p>
    <w:p w:rsidR="005D093A" w:rsidRPr="00CB68CA" w:rsidRDefault="00B36A23" w:rsidP="003259A3">
      <w:pPr>
        <w:pStyle w:val="ListParagraph"/>
        <w:numPr>
          <w:ilvl w:val="1"/>
          <w:numId w:val="3"/>
        </w:numPr>
        <w:spacing w:after="0" w:afterAutospacing="1"/>
        <w:jc w:val="left"/>
      </w:pPr>
      <w:r>
        <w:rPr>
          <w:noProof/>
          <w:lang w:val="vi-VN" w:eastAsia="vi-VN"/>
        </w:rPr>
        <w:drawing>
          <wp:anchor distT="0" distB="0" distL="114300" distR="114300" simplePos="0" relativeHeight="251701248" behindDoc="0" locked="0" layoutInCell="1" allowOverlap="1" wp14:anchorId="08E72400" wp14:editId="265CD4E4">
            <wp:simplePos x="0" y="0"/>
            <wp:positionH relativeFrom="column">
              <wp:posOffset>918210</wp:posOffset>
            </wp:positionH>
            <wp:positionV relativeFrom="paragraph">
              <wp:posOffset>411480</wp:posOffset>
            </wp:positionV>
            <wp:extent cx="4829175" cy="1466850"/>
            <wp:effectExtent l="19050" t="19050" r="28575" b="1905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ReportStudio09.jpg"/>
                    <pic:cNvPicPr/>
                  </pic:nvPicPr>
                  <pic:blipFill>
                    <a:blip r:embed="rId41">
                      <a:extLst>
                        <a:ext uri="{28A0092B-C50C-407E-A947-70E740481C1C}">
                          <a14:useLocalDpi xmlns:a14="http://schemas.microsoft.com/office/drawing/2010/main" val="0"/>
                        </a:ext>
                      </a:extLst>
                    </a:blip>
                    <a:stretch>
                      <a:fillRect/>
                    </a:stretch>
                  </pic:blipFill>
                  <pic:spPr>
                    <a:xfrm>
                      <a:off x="0" y="0"/>
                      <a:ext cx="4829175" cy="14668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02384D">
        <w:t>Kết quả khi Run Report . Ta được một báo cáo vừa có số liệu vừa có biểu đồ nhìn trực quan.</w:t>
      </w:r>
    </w:p>
    <w:p w:rsidR="00D84254" w:rsidRPr="0077769B" w:rsidRDefault="00D84254" w:rsidP="003259A3">
      <w:pPr>
        <w:pStyle w:val="ListParagraph"/>
        <w:numPr>
          <w:ilvl w:val="0"/>
          <w:numId w:val="4"/>
        </w:numPr>
        <w:spacing w:after="0"/>
        <w:jc w:val="left"/>
        <w:outlineLvl w:val="1"/>
        <w:rPr>
          <w:b/>
          <w:color w:val="C00000"/>
        </w:rPr>
      </w:pPr>
      <w:r w:rsidRPr="0077769B">
        <w:rPr>
          <w:b/>
          <w:color w:val="C00000"/>
        </w:rPr>
        <w:t>Phân tích kinh doanh với công cụ Analysis</w:t>
      </w:r>
    </w:p>
    <w:p w:rsidR="00987294" w:rsidRDefault="00987294" w:rsidP="003259A3">
      <w:pPr>
        <w:pStyle w:val="ListParagraph"/>
        <w:numPr>
          <w:ilvl w:val="0"/>
          <w:numId w:val="3"/>
        </w:numPr>
        <w:spacing w:after="0"/>
        <w:jc w:val="left"/>
      </w:pPr>
      <w:r w:rsidRPr="00881926">
        <w:t>Để phân tích dữ liệu, Cognos cung cấp công cụ Analysis Studio - sau khi log</w:t>
      </w:r>
      <w:r w:rsidRPr="00987294">
        <w:t>i</w:t>
      </w:r>
      <w:r w:rsidRPr="00881926">
        <w:t>n vào Cognos, chọn và thực thi công cụ này như sau</w:t>
      </w:r>
    </w:p>
    <w:p w:rsidR="00A218A2" w:rsidRDefault="00A218A2" w:rsidP="00A218A2">
      <w:pPr>
        <w:pStyle w:val="ListParagraph"/>
        <w:spacing w:after="0"/>
        <w:jc w:val="left"/>
      </w:pPr>
      <w:r>
        <w:rPr>
          <w:noProof/>
          <w:lang w:val="vi-VN" w:eastAsia="vi-VN"/>
        </w:rPr>
        <w:drawing>
          <wp:inline distT="0" distB="0" distL="0" distR="0">
            <wp:extent cx="3219450" cy="1076325"/>
            <wp:effectExtent l="19050" t="19050" r="19050" b="285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Analysis Studio011.jpg"/>
                    <pic:cNvPicPr/>
                  </pic:nvPicPr>
                  <pic:blipFill>
                    <a:blip r:embed="rId42">
                      <a:extLst>
                        <a:ext uri="{28A0092B-C50C-407E-A947-70E740481C1C}">
                          <a14:useLocalDpi xmlns:a14="http://schemas.microsoft.com/office/drawing/2010/main" val="0"/>
                        </a:ext>
                      </a:extLst>
                    </a:blip>
                    <a:stretch>
                      <a:fillRect/>
                    </a:stretch>
                  </pic:blipFill>
                  <pic:spPr>
                    <a:xfrm>
                      <a:off x="0" y="0"/>
                      <a:ext cx="3219450" cy="1076325"/>
                    </a:xfrm>
                    <a:prstGeom prst="rect">
                      <a:avLst/>
                    </a:prstGeom>
                    <a:ln>
                      <a:solidFill>
                        <a:schemeClr val="accent1"/>
                      </a:solidFill>
                    </a:ln>
                  </pic:spPr>
                </pic:pic>
              </a:graphicData>
            </a:graphic>
          </wp:inline>
        </w:drawing>
      </w:r>
    </w:p>
    <w:p w:rsidR="00987294" w:rsidRDefault="00987294" w:rsidP="003259A3">
      <w:pPr>
        <w:pStyle w:val="ListParagraph"/>
        <w:numPr>
          <w:ilvl w:val="0"/>
          <w:numId w:val="3"/>
        </w:numPr>
        <w:spacing w:after="0" w:afterAutospacing="1"/>
        <w:jc w:val="left"/>
      </w:pPr>
      <w:r>
        <w:t>Chọn gói</w:t>
      </w:r>
      <w:r w:rsidRPr="00070952">
        <w:t xml:space="preserve"> package </w:t>
      </w:r>
      <w:hyperlink r:id="rId43" w:history="1">
        <w:r w:rsidRPr="00987294">
          <w:t>Sale DW(Analysis)</w:t>
        </w:r>
      </w:hyperlink>
      <w:r>
        <w:t xml:space="preserve"> đã được public lên IBM connection</w:t>
      </w:r>
    </w:p>
    <w:p w:rsidR="00987294" w:rsidRDefault="00987294" w:rsidP="003259A3">
      <w:pPr>
        <w:pStyle w:val="ListParagraph"/>
        <w:numPr>
          <w:ilvl w:val="0"/>
          <w:numId w:val="3"/>
        </w:numPr>
        <w:spacing w:after="0" w:afterAutospacing="1"/>
        <w:jc w:val="left"/>
      </w:pPr>
      <w:r w:rsidRPr="00881926">
        <w:t xml:space="preserve">Để xem </w:t>
      </w:r>
      <w:r w:rsidR="00F3310B">
        <w:t>sản lượng</w:t>
      </w:r>
      <w:r w:rsidRPr="00881926">
        <w:t xml:space="preserve"> </w:t>
      </w:r>
      <w:r w:rsidR="004C0394">
        <w:t xml:space="preserve">các </w:t>
      </w:r>
      <w:r w:rsidR="006B653F">
        <w:t>vùng của miền Nam</w:t>
      </w:r>
      <w:r w:rsidR="004C0394">
        <w:t xml:space="preserve"> </w:t>
      </w:r>
      <w:r w:rsidRPr="00881926">
        <w:t xml:space="preserve">của công ty trong năm </w:t>
      </w:r>
      <w:r>
        <w:t>2014</w:t>
      </w:r>
    </w:p>
    <w:p w:rsidR="00C71A1D" w:rsidRDefault="00F92742" w:rsidP="003259A3">
      <w:pPr>
        <w:pStyle w:val="ListParagraph"/>
        <w:numPr>
          <w:ilvl w:val="1"/>
          <w:numId w:val="3"/>
        </w:numPr>
        <w:spacing w:after="0" w:afterAutospacing="1"/>
        <w:jc w:val="left"/>
      </w:pPr>
      <w:r>
        <w:t>Kéo và</w:t>
      </w:r>
      <w:r w:rsidR="00987294" w:rsidRPr="00881926">
        <w:t xml:space="preserve"> thả phân tích "Amount" vào dòng của phân tích</w:t>
      </w:r>
    </w:p>
    <w:p w:rsidR="00C71A1D" w:rsidRDefault="005F7658" w:rsidP="003259A3">
      <w:pPr>
        <w:pStyle w:val="ListParagraph"/>
        <w:numPr>
          <w:ilvl w:val="1"/>
          <w:numId w:val="3"/>
        </w:numPr>
        <w:spacing w:after="0" w:afterAutospacing="1"/>
        <w:jc w:val="left"/>
      </w:pPr>
      <w:r>
        <w:rPr>
          <w:noProof/>
          <w:lang w:val="vi-VN" w:eastAsia="vi-VN"/>
        </w:rPr>
        <w:drawing>
          <wp:anchor distT="0" distB="0" distL="114300" distR="114300" simplePos="0" relativeHeight="251702272" behindDoc="0" locked="0" layoutInCell="1" allowOverlap="1" wp14:anchorId="610A7472" wp14:editId="69221712">
            <wp:simplePos x="0" y="0"/>
            <wp:positionH relativeFrom="column">
              <wp:posOffset>937260</wp:posOffset>
            </wp:positionH>
            <wp:positionV relativeFrom="paragraph">
              <wp:posOffset>575945</wp:posOffset>
            </wp:positionV>
            <wp:extent cx="5286375" cy="1371600"/>
            <wp:effectExtent l="19050" t="19050" r="28575" b="1905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Analysis Studio01.jpg"/>
                    <pic:cNvPicPr/>
                  </pic:nvPicPr>
                  <pic:blipFill>
                    <a:blip r:embed="rId44">
                      <a:extLst>
                        <a:ext uri="{28A0092B-C50C-407E-A947-70E740481C1C}">
                          <a14:useLocalDpi xmlns:a14="http://schemas.microsoft.com/office/drawing/2010/main" val="0"/>
                        </a:ext>
                      </a:extLst>
                    </a:blip>
                    <a:stretch>
                      <a:fillRect/>
                    </a:stretch>
                  </pic:blipFill>
                  <pic:spPr>
                    <a:xfrm>
                      <a:off x="0" y="0"/>
                      <a:ext cx="5286375" cy="13716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F92742">
        <w:t>Kéo và</w:t>
      </w:r>
      <w:r w:rsidR="00987294" w:rsidRPr="00881926">
        <w:t xml:space="preserve"> thả phân tích "</w:t>
      </w:r>
      <w:r w:rsidR="00721B0C">
        <w:t>MN – Miền Nam</w:t>
      </w:r>
      <w:r w:rsidR="00987294" w:rsidRPr="00881926">
        <w:t>" vào cột của phân tích</w:t>
      </w:r>
    </w:p>
    <w:p w:rsidR="00987294" w:rsidRDefault="00987294" w:rsidP="003259A3">
      <w:pPr>
        <w:pStyle w:val="ListParagraph"/>
        <w:numPr>
          <w:ilvl w:val="1"/>
          <w:numId w:val="3"/>
        </w:numPr>
        <w:spacing w:after="0" w:afterAutospacing="1"/>
        <w:jc w:val="left"/>
      </w:pPr>
      <w:r w:rsidRPr="00881926">
        <w:t>Kéo và thả phân tích "</w:t>
      </w:r>
      <w:r w:rsidR="00F92742">
        <w:t>2015</w:t>
      </w:r>
      <w:r w:rsidRPr="00881926">
        <w:t>" vào khu vự</w:t>
      </w:r>
      <w:r w:rsidR="00F92742">
        <w:t>c Context Filler</w:t>
      </w:r>
      <w:r w:rsidRPr="00881926">
        <w:t xml:space="preserve"> để lọc dữ </w:t>
      </w:r>
      <w:r w:rsidR="00F92742">
        <w:t>liệu</w:t>
      </w:r>
      <w:r w:rsidRPr="00881926">
        <w:t xml:space="preserve"> </w:t>
      </w:r>
      <w:r w:rsidR="00F92742">
        <w:t xml:space="preserve"> cho </w:t>
      </w:r>
      <w:r w:rsidRPr="00881926">
        <w:t>năm 201</w:t>
      </w:r>
      <w:r w:rsidR="00F92742">
        <w:t>5</w:t>
      </w:r>
      <w:r w:rsidR="00EE16B4">
        <w:t xml:space="preserve"> </w:t>
      </w:r>
    </w:p>
    <w:p w:rsidR="00EE16B4" w:rsidRDefault="00EE16B4" w:rsidP="003259A3">
      <w:pPr>
        <w:numPr>
          <w:ilvl w:val="1"/>
          <w:numId w:val="3"/>
        </w:numPr>
        <w:spacing w:before="100" w:beforeAutospacing="1" w:after="100" w:afterAutospacing="1"/>
        <w:jc w:val="left"/>
      </w:pPr>
      <w:r>
        <w:t>Để cho dễ phân tích, vào có cái nhìn toàn cụ</w:t>
      </w:r>
      <w:r w:rsidR="004A36D0">
        <w:t>c</w:t>
      </w:r>
      <w:r>
        <w:t>, ta sử dụng đồ thị của Cognos</w:t>
      </w:r>
    </w:p>
    <w:p w:rsidR="008818D2" w:rsidRDefault="008818D2" w:rsidP="008818D2">
      <w:pPr>
        <w:spacing w:before="100" w:beforeAutospacing="1" w:after="100" w:afterAutospacing="1"/>
        <w:ind w:left="1440"/>
        <w:jc w:val="left"/>
        <w:sectPr w:rsidR="008818D2" w:rsidSect="00597D1B">
          <w:type w:val="continuous"/>
          <w:pgSz w:w="11907" w:h="16839" w:code="9"/>
          <w:pgMar w:top="1134" w:right="1134" w:bottom="1134" w:left="1134" w:header="720" w:footer="284" w:gutter="0"/>
          <w:pgNumType w:start="0"/>
          <w:cols w:space="720"/>
          <w:titlePg/>
          <w:docGrid w:linePitch="360"/>
        </w:sectPr>
      </w:pPr>
    </w:p>
    <w:p w:rsidR="008818D2" w:rsidRDefault="008818D2" w:rsidP="008818D2">
      <w:pPr>
        <w:spacing w:before="100" w:beforeAutospacing="1" w:after="100" w:afterAutospacing="1"/>
        <w:ind w:left="1440"/>
        <w:jc w:val="left"/>
        <w:sectPr w:rsidR="008818D2" w:rsidSect="008818D2">
          <w:type w:val="continuous"/>
          <w:pgSz w:w="11907" w:h="16839" w:code="9"/>
          <w:pgMar w:top="1134" w:right="1134" w:bottom="1134" w:left="1134" w:header="720" w:footer="284" w:gutter="0"/>
          <w:pgNumType w:start="0"/>
          <w:cols w:num="2" w:space="720"/>
          <w:titlePg/>
          <w:docGrid w:linePitch="360"/>
        </w:sectPr>
      </w:pPr>
      <w:r>
        <w:rPr>
          <w:noProof/>
          <w:lang w:val="vi-VN" w:eastAsia="vi-VN"/>
        </w:rPr>
        <w:lastRenderedPageBreak/>
        <w:drawing>
          <wp:anchor distT="0" distB="0" distL="114300" distR="114300" simplePos="0" relativeHeight="251703296" behindDoc="0" locked="0" layoutInCell="1" allowOverlap="1" wp14:anchorId="59F66144" wp14:editId="5BFE642A">
            <wp:simplePos x="0" y="0"/>
            <wp:positionH relativeFrom="column">
              <wp:posOffset>3004185</wp:posOffset>
            </wp:positionH>
            <wp:positionV relativeFrom="paragraph">
              <wp:posOffset>24130</wp:posOffset>
            </wp:positionV>
            <wp:extent cx="3219450" cy="1476375"/>
            <wp:effectExtent l="19050" t="19050" r="19050" b="28575"/>
            <wp:wrapTopAndBottom/>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Analysis Studio04.jpg"/>
                    <pic:cNvPicPr/>
                  </pic:nvPicPr>
                  <pic:blipFill>
                    <a:blip r:embed="rId45">
                      <a:extLst>
                        <a:ext uri="{28A0092B-C50C-407E-A947-70E740481C1C}">
                          <a14:useLocalDpi xmlns:a14="http://schemas.microsoft.com/office/drawing/2010/main" val="0"/>
                        </a:ext>
                      </a:extLst>
                    </a:blip>
                    <a:stretch>
                      <a:fillRect/>
                    </a:stretch>
                  </pic:blipFill>
                  <pic:spPr>
                    <a:xfrm>
                      <a:off x="0" y="0"/>
                      <a:ext cx="3219450" cy="147637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F34304">
        <w:rPr>
          <w:noProof/>
          <w:lang w:val="vi-VN" w:eastAsia="vi-VN"/>
        </w:rPr>
        <w:drawing>
          <wp:inline distT="0" distB="0" distL="0" distR="0" wp14:anchorId="1AC55049" wp14:editId="1EA5CEAC">
            <wp:extent cx="1790700" cy="1476375"/>
            <wp:effectExtent l="19050" t="19050" r="19050" b="2857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Analysis Studio02.jpg"/>
                    <pic:cNvPicPr/>
                  </pic:nvPicPr>
                  <pic:blipFill>
                    <a:blip r:embed="rId46">
                      <a:extLst>
                        <a:ext uri="{28A0092B-C50C-407E-A947-70E740481C1C}">
                          <a14:useLocalDpi xmlns:a14="http://schemas.microsoft.com/office/drawing/2010/main" val="0"/>
                        </a:ext>
                      </a:extLst>
                    </a:blip>
                    <a:stretch>
                      <a:fillRect/>
                    </a:stretch>
                  </pic:blipFill>
                  <pic:spPr>
                    <a:xfrm>
                      <a:off x="0" y="0"/>
                      <a:ext cx="1790700" cy="1476375"/>
                    </a:xfrm>
                    <a:prstGeom prst="rect">
                      <a:avLst/>
                    </a:prstGeom>
                    <a:ln>
                      <a:solidFill>
                        <a:schemeClr val="accent1"/>
                      </a:solidFill>
                    </a:ln>
                  </pic:spPr>
                </pic:pic>
              </a:graphicData>
            </a:graphic>
          </wp:inline>
        </w:drawing>
      </w:r>
    </w:p>
    <w:p w:rsidR="00EE16B4" w:rsidRDefault="00B95D46" w:rsidP="003259A3">
      <w:pPr>
        <w:numPr>
          <w:ilvl w:val="1"/>
          <w:numId w:val="3"/>
        </w:numPr>
        <w:spacing w:before="100" w:beforeAutospacing="1" w:after="100" w:afterAutospacing="1"/>
        <w:jc w:val="left"/>
      </w:pPr>
      <w:r>
        <w:lastRenderedPageBreak/>
        <w:t xml:space="preserve">Một số mẫu </w:t>
      </w:r>
      <w:r w:rsidR="002E41E4">
        <w:t>biểu đồ phân tích</w:t>
      </w:r>
      <w:r>
        <w:t xml:space="preserve"> khác</w:t>
      </w:r>
    </w:p>
    <w:p w:rsidR="00675FB9" w:rsidRPr="00675FB9" w:rsidRDefault="00675FB9" w:rsidP="00675FB9">
      <w:pPr>
        <w:spacing w:before="100" w:beforeAutospacing="1" w:after="100" w:afterAutospacing="1"/>
        <w:ind w:left="1440"/>
        <w:jc w:val="left"/>
      </w:pPr>
      <w:r>
        <w:rPr>
          <w:noProof/>
          <w:lang w:val="vi-VN" w:eastAsia="vi-VN"/>
        </w:rPr>
        <w:lastRenderedPageBreak/>
        <w:drawing>
          <wp:inline distT="0" distB="0" distL="0" distR="0" wp14:anchorId="7507AD5E" wp14:editId="4292E9BB">
            <wp:extent cx="5257800" cy="1714500"/>
            <wp:effectExtent l="19050" t="19050" r="19050" b="190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5 - Analysis Studio06.jpg"/>
                    <pic:cNvPicPr/>
                  </pic:nvPicPr>
                  <pic:blipFill>
                    <a:blip r:embed="rId47">
                      <a:extLst>
                        <a:ext uri="{28A0092B-C50C-407E-A947-70E740481C1C}">
                          <a14:useLocalDpi xmlns:a14="http://schemas.microsoft.com/office/drawing/2010/main" val="0"/>
                        </a:ext>
                      </a:extLst>
                    </a:blip>
                    <a:stretch>
                      <a:fillRect/>
                    </a:stretch>
                  </pic:blipFill>
                  <pic:spPr>
                    <a:xfrm>
                      <a:off x="0" y="0"/>
                      <a:ext cx="5255891" cy="1713878"/>
                    </a:xfrm>
                    <a:prstGeom prst="rect">
                      <a:avLst/>
                    </a:prstGeom>
                    <a:ln>
                      <a:solidFill>
                        <a:schemeClr val="accent1"/>
                      </a:solidFill>
                    </a:ln>
                  </pic:spPr>
                </pic:pic>
              </a:graphicData>
            </a:graphic>
          </wp:inline>
        </w:drawing>
      </w:r>
    </w:p>
    <w:p w:rsidR="00B036D1" w:rsidRDefault="00070952" w:rsidP="003259A3">
      <w:pPr>
        <w:pStyle w:val="ListParagraph"/>
        <w:numPr>
          <w:ilvl w:val="0"/>
          <w:numId w:val="3"/>
        </w:numPr>
        <w:spacing w:before="100" w:beforeAutospacing="1" w:after="100" w:afterAutospacing="1"/>
        <w:jc w:val="left"/>
      </w:pPr>
      <w:r>
        <w:t xml:space="preserve">Rõ ràng với </w:t>
      </w:r>
      <w:r w:rsidRPr="00F60B07">
        <w:rPr>
          <w:b/>
          <w:i/>
        </w:rPr>
        <w:t>Cognos</w:t>
      </w:r>
      <w:r w:rsidR="00F60B07">
        <w:t xml:space="preserve"> </w:t>
      </w:r>
      <w:r w:rsidR="00F60B07" w:rsidRPr="0001304E">
        <w:rPr>
          <w:b/>
          <w:i/>
        </w:rPr>
        <w:t>Analysis</w:t>
      </w:r>
      <w:r>
        <w:t xml:space="preserve">, bạn sẽ có thể </w:t>
      </w:r>
      <w:r w:rsidR="00B61D68">
        <w:t>phân tích</w:t>
      </w:r>
      <w:r>
        <w:t xml:space="preserve"> dữ liệu dễ dàng theo các chiều phân cấp theo ý </w:t>
      </w:r>
      <w:r w:rsidR="00B61D68">
        <w:t>muốn</w:t>
      </w:r>
      <w:r w:rsidR="00B61D68" w:rsidRPr="00B61D68">
        <w:t xml:space="preserve"> </w:t>
      </w:r>
      <w:r w:rsidR="00B61D68">
        <w:t xml:space="preserve">để từ đó nhanh chóng có được thông tin mà bạn cần mà không nhất thiết phải chờ đợt, và phát triển báo cáo từ bộ phận IT. </w:t>
      </w:r>
    </w:p>
    <w:p w:rsidR="00802C64" w:rsidRPr="00BE4A18" w:rsidRDefault="00EB2F46" w:rsidP="00BE4A18">
      <w:pPr>
        <w:pStyle w:val="Heading1"/>
        <w:numPr>
          <w:ilvl w:val="0"/>
          <w:numId w:val="0"/>
        </w:numPr>
        <w:spacing w:before="0" w:after="0"/>
        <w:rPr>
          <w:rFonts w:ascii="Palatino Linotype" w:eastAsiaTheme="minorEastAsia" w:hAnsi="Palatino Linotype" w:cstheme="minorBidi"/>
          <w:bCs w:val="0"/>
          <w:sz w:val="22"/>
          <w:szCs w:val="22"/>
        </w:rPr>
      </w:pPr>
      <w:r>
        <w:rPr>
          <w:rFonts w:ascii="Palatino Linotype" w:eastAsiaTheme="minorEastAsia" w:hAnsi="Palatino Linotype" w:cstheme="minorBidi"/>
          <w:bCs w:val="0"/>
          <w:sz w:val="22"/>
          <w:szCs w:val="22"/>
        </w:rPr>
        <w:t>Thảo luận</w:t>
      </w:r>
      <w:del w:id="95" w:author="dungdb1" w:date="2015-08-14T14:58:00Z">
        <w:r w:rsidDel="00517F8F">
          <w:rPr>
            <w:rFonts w:ascii="Palatino Linotype" w:eastAsiaTheme="minorEastAsia" w:hAnsi="Palatino Linotype" w:cstheme="minorBidi"/>
            <w:bCs w:val="0"/>
            <w:sz w:val="22"/>
            <w:szCs w:val="22"/>
          </w:rPr>
          <w:delText>.</w:delText>
        </w:r>
      </w:del>
    </w:p>
    <w:p w:rsidR="008F6F46" w:rsidRPr="001D1204" w:rsidRDefault="00802C64" w:rsidP="00517F8F">
      <w:pPr>
        <w:spacing w:after="0"/>
        <w:pPrChange w:id="96" w:author="dungdb1" w:date="2015-08-14T14:58:00Z">
          <w:pPr>
            <w:spacing w:after="0"/>
            <w:jc w:val="left"/>
          </w:pPr>
        </w:pPrChange>
      </w:pPr>
      <w:r>
        <w:t>Với</w:t>
      </w:r>
      <w:r w:rsidR="008F6F46">
        <w:t xml:space="preserve"> hệ thống báo cáo thông minh dựa trên phần mềm quản lý phân phối DMS đã mang lại cho doanh nghiệp những ưu điểm sau : </w:t>
      </w:r>
    </w:p>
    <w:p w:rsidR="008F6F46" w:rsidRPr="001D1204" w:rsidRDefault="008F6F46" w:rsidP="00517F8F">
      <w:pPr>
        <w:numPr>
          <w:ilvl w:val="0"/>
          <w:numId w:val="2"/>
        </w:numPr>
        <w:spacing w:before="100" w:beforeAutospacing="1" w:after="100" w:afterAutospacing="1"/>
        <w:ind w:left="600"/>
        <w:pPrChange w:id="97" w:author="dungdb1" w:date="2015-08-14T14:58:00Z">
          <w:pPr>
            <w:numPr>
              <w:numId w:val="2"/>
            </w:numPr>
            <w:tabs>
              <w:tab w:val="num" w:pos="720"/>
            </w:tabs>
            <w:spacing w:before="100" w:beforeAutospacing="1" w:after="100" w:afterAutospacing="1"/>
            <w:ind w:left="600" w:hanging="360"/>
            <w:jc w:val="left"/>
          </w:pPr>
        </w:pPrChange>
      </w:pPr>
      <w:r w:rsidRPr="001D1204">
        <w:t>Thông tin luôn được cập</w:t>
      </w:r>
      <w:r>
        <w:t xml:space="preserve"> nhập</w:t>
      </w:r>
      <w:r w:rsidRPr="001D1204">
        <w:t xml:space="preserve"> từ phần mềm </w:t>
      </w:r>
      <w:r w:rsidR="002A1156">
        <w:t>quản lý phân phối</w:t>
      </w:r>
      <w:r w:rsidRPr="001D1204">
        <w:t>.</w:t>
      </w:r>
    </w:p>
    <w:p w:rsidR="008F6F46" w:rsidRPr="001D1204" w:rsidRDefault="008F6F46" w:rsidP="00517F8F">
      <w:pPr>
        <w:numPr>
          <w:ilvl w:val="0"/>
          <w:numId w:val="2"/>
        </w:numPr>
        <w:spacing w:before="100" w:beforeAutospacing="1" w:after="100" w:afterAutospacing="1"/>
        <w:ind w:left="600"/>
        <w:pPrChange w:id="98" w:author="dungdb1" w:date="2015-08-14T14:58:00Z">
          <w:pPr>
            <w:numPr>
              <w:numId w:val="2"/>
            </w:numPr>
            <w:tabs>
              <w:tab w:val="num" w:pos="720"/>
            </w:tabs>
            <w:spacing w:before="100" w:beforeAutospacing="1" w:after="100" w:afterAutospacing="1"/>
            <w:ind w:left="600" w:hanging="360"/>
            <w:jc w:val="left"/>
          </w:pPr>
        </w:pPrChange>
      </w:pPr>
      <w:r w:rsidRPr="001D1204">
        <w:t>Hoạt động trên nền các thiết bị di động, giúp cho các nhà quản trị luôn theo sát các hoạt đông của doanh nghiệp nhằm hỗ trợ các quyết định của nhà quản trị.</w:t>
      </w:r>
    </w:p>
    <w:p w:rsidR="008F6F46" w:rsidRPr="001D1204" w:rsidRDefault="008F6F46" w:rsidP="00517F8F">
      <w:pPr>
        <w:numPr>
          <w:ilvl w:val="0"/>
          <w:numId w:val="2"/>
        </w:numPr>
        <w:spacing w:before="100" w:beforeAutospacing="1" w:after="100" w:afterAutospacing="1"/>
        <w:ind w:left="600"/>
        <w:pPrChange w:id="99" w:author="dungdb1" w:date="2015-08-14T14:58:00Z">
          <w:pPr>
            <w:numPr>
              <w:numId w:val="2"/>
            </w:numPr>
            <w:tabs>
              <w:tab w:val="num" w:pos="720"/>
            </w:tabs>
            <w:spacing w:before="100" w:beforeAutospacing="1" w:after="100" w:afterAutospacing="1"/>
            <w:ind w:left="600" w:hanging="360"/>
            <w:jc w:val="left"/>
          </w:pPr>
        </w:pPrChange>
      </w:pPr>
      <w:r w:rsidRPr="001D1204">
        <w:t xml:space="preserve">Công cụ phân tích trên các số liệu về tình hình kinh doanh ở từng </w:t>
      </w:r>
      <w:r>
        <w:t>miền</w:t>
      </w:r>
      <w:r w:rsidRPr="001D1204">
        <w:t>, tổng thể của doanh nghiệp, hiện trạng tồn kho, các yêu cầu đặt hàng, công nợ với nhà cung cấp.</w:t>
      </w:r>
    </w:p>
    <w:p w:rsidR="008F6F46" w:rsidRPr="001D1204" w:rsidRDefault="008F6F46" w:rsidP="00517F8F">
      <w:pPr>
        <w:numPr>
          <w:ilvl w:val="0"/>
          <w:numId w:val="2"/>
        </w:numPr>
        <w:spacing w:before="100" w:beforeAutospacing="1" w:after="100" w:afterAutospacing="1"/>
        <w:ind w:left="600"/>
        <w:pPrChange w:id="100" w:author="dungdb1" w:date="2015-08-14T14:58:00Z">
          <w:pPr>
            <w:numPr>
              <w:numId w:val="2"/>
            </w:numPr>
            <w:tabs>
              <w:tab w:val="num" w:pos="720"/>
            </w:tabs>
            <w:spacing w:before="100" w:beforeAutospacing="1" w:after="100" w:afterAutospacing="1"/>
            <w:ind w:left="600" w:hanging="360"/>
            <w:jc w:val="left"/>
          </w:pPr>
        </w:pPrChange>
      </w:pPr>
      <w:r w:rsidRPr="001D1204">
        <w:t xml:space="preserve">Số liệu tài chính với những phân tích </w:t>
      </w:r>
      <w:r w:rsidR="002A1156">
        <w:t>về bán hàng</w:t>
      </w:r>
      <w:r w:rsidRPr="001D1204">
        <w:t xml:space="preserve"> một cách sâu sắc</w:t>
      </w:r>
      <w:r w:rsidR="002A1156">
        <w:t>.</w:t>
      </w:r>
    </w:p>
    <w:p w:rsidR="008F6F46" w:rsidRDefault="008F6F46" w:rsidP="00517F8F">
      <w:pPr>
        <w:numPr>
          <w:ilvl w:val="0"/>
          <w:numId w:val="2"/>
        </w:numPr>
        <w:spacing w:after="0"/>
        <w:ind w:left="600"/>
        <w:pPrChange w:id="101" w:author="dungdb1" w:date="2015-08-14T14:58:00Z">
          <w:pPr>
            <w:numPr>
              <w:numId w:val="2"/>
            </w:numPr>
            <w:tabs>
              <w:tab w:val="num" w:pos="720"/>
            </w:tabs>
            <w:spacing w:after="0"/>
            <w:ind w:left="600" w:hanging="360"/>
            <w:jc w:val="left"/>
          </w:pPr>
        </w:pPrChange>
      </w:pPr>
      <w:r w:rsidRPr="001D1204">
        <w:t>IBM Cognos BI cung cấp môi trường làm việc cộng tác, chia sẻ giữa các thành viên nhằ</w:t>
      </w:r>
      <w:r>
        <w:t xml:space="preserve">m tìm </w:t>
      </w:r>
      <w:r w:rsidRPr="001D1204">
        <w:t>ra các phương thức vận hành doanh nghiệp một cách tốt nhất, hữu hiệu</w:t>
      </w:r>
      <w:r w:rsidRPr="00E476D9">
        <w:t xml:space="preserve"> nhất.</w:t>
      </w:r>
    </w:p>
    <w:p w:rsidR="005937BD" w:rsidRPr="00BC2A67" w:rsidRDefault="00415F7F" w:rsidP="00BC2A67">
      <w:pPr>
        <w:pStyle w:val="Heading1"/>
        <w:numPr>
          <w:ilvl w:val="0"/>
          <w:numId w:val="0"/>
        </w:numPr>
        <w:rPr>
          <w:rFonts w:ascii="Palatino Linotype" w:eastAsiaTheme="minorEastAsia" w:hAnsi="Palatino Linotype" w:cstheme="minorBidi"/>
          <w:bCs w:val="0"/>
          <w:sz w:val="22"/>
          <w:szCs w:val="22"/>
        </w:rPr>
      </w:pPr>
      <w:r w:rsidRPr="00BC2A67">
        <w:rPr>
          <w:rFonts w:ascii="Palatino Linotype" w:eastAsiaTheme="minorEastAsia" w:hAnsi="Palatino Linotype" w:cstheme="minorBidi"/>
          <w:bCs w:val="0"/>
          <w:sz w:val="22"/>
          <w:szCs w:val="22"/>
        </w:rPr>
        <w:t>Nguồn tham khảo</w:t>
      </w:r>
    </w:p>
    <w:p w:rsidR="005937BD" w:rsidRDefault="00C06594" w:rsidP="00EA6F18">
      <w:pPr>
        <w:spacing w:after="0"/>
        <w:rPr>
          <w:rStyle w:val="Hyperlink"/>
        </w:rPr>
      </w:pPr>
      <w:hyperlink r:id="rId48" w:history="1">
        <w:r w:rsidR="005937BD" w:rsidRPr="00A55657">
          <w:rPr>
            <w:rStyle w:val="Hyperlink"/>
          </w:rPr>
          <w:t>https://www.ibm.com/developerworks/vn/library/12/dm-1109cognosbitool/</w:t>
        </w:r>
      </w:hyperlink>
    </w:p>
    <w:p w:rsidR="00457E2D" w:rsidRDefault="00C06594" w:rsidP="00EA6F18">
      <w:pPr>
        <w:spacing w:after="0"/>
        <w:rPr>
          <w:rStyle w:val="Hyperlink"/>
        </w:rPr>
      </w:pPr>
      <w:hyperlink r:id="rId49" w:history="1">
        <w:r w:rsidR="00457E2D" w:rsidRPr="007735E1">
          <w:rPr>
            <w:rStyle w:val="Hyperlink"/>
          </w:rPr>
          <w:t>http://forums.bsdinsight.com/threads/ibm-cognos-nganh-ban-le.36/</w:t>
        </w:r>
      </w:hyperlink>
    </w:p>
    <w:p w:rsidR="0031299B" w:rsidRPr="0031299B" w:rsidRDefault="00C06594" w:rsidP="00EA6F18">
      <w:pPr>
        <w:spacing w:after="0"/>
        <w:jc w:val="left"/>
        <w:rPr>
          <w:color w:val="0000FF" w:themeColor="hyperlink"/>
          <w:u w:val="single"/>
        </w:rPr>
      </w:pPr>
      <w:hyperlink r:id="rId50" w:history="1">
        <w:r w:rsidR="0031299B" w:rsidRPr="00B3238C">
          <w:rPr>
            <w:rStyle w:val="Hyperlink"/>
          </w:rPr>
          <w:t>http://forums.bsdinsight.com/threads/cac-loai-luoc-do-cua-kho-du-lieu-data-warehouse.197/</w:t>
        </w:r>
      </w:hyperlink>
    </w:p>
    <w:p w:rsidR="00F64974" w:rsidRDefault="00C06594" w:rsidP="00EA6F18">
      <w:pPr>
        <w:spacing w:after="0"/>
        <w:rPr>
          <w:rStyle w:val="Hyperlink"/>
        </w:rPr>
      </w:pPr>
      <w:hyperlink r:id="rId51" w:history="1">
        <w:r w:rsidR="00563425" w:rsidRPr="00B3238C">
          <w:rPr>
            <w:rStyle w:val="Hyperlink"/>
          </w:rPr>
          <w:t>http://doc.arcgis.com/en/maps-for-cognos/install-windows/ibm-cognos-architecture.html</w:t>
        </w:r>
      </w:hyperlink>
    </w:p>
    <w:p w:rsidR="00563425" w:rsidRPr="00563425" w:rsidRDefault="00563425" w:rsidP="00EA6F18">
      <w:pPr>
        <w:spacing w:after="0"/>
        <w:rPr>
          <w:rStyle w:val="Hyperlink"/>
        </w:rPr>
      </w:pPr>
    </w:p>
    <w:tbl>
      <w:tblPr>
        <w:tblW w:w="0" w:type="auto"/>
        <w:tblInd w:w="108" w:type="dxa"/>
        <w:tblCellMar>
          <w:left w:w="0" w:type="dxa"/>
          <w:right w:w="0" w:type="dxa"/>
        </w:tblCellMar>
        <w:tblLook w:val="04A0" w:firstRow="1" w:lastRow="0" w:firstColumn="1" w:lastColumn="0" w:noHBand="0" w:noVBand="1"/>
      </w:tblPr>
      <w:tblGrid>
        <w:gridCol w:w="3920"/>
        <w:gridCol w:w="4444"/>
        <w:gridCol w:w="1383"/>
      </w:tblGrid>
      <w:tr w:rsidR="00E37987" w:rsidTr="00E37987">
        <w:tc>
          <w:tcPr>
            <w:tcW w:w="3920" w:type="dxa"/>
            <w:tcBorders>
              <w:top w:val="single" w:sz="8" w:space="0" w:color="auto"/>
              <w:left w:val="single" w:sz="8" w:space="0" w:color="auto"/>
              <w:bottom w:val="single" w:sz="8" w:space="0" w:color="auto"/>
              <w:right w:val="single" w:sz="8" w:space="0" w:color="auto"/>
            </w:tcBorders>
            <w:shd w:val="clear" w:color="auto" w:fill="00B0F0"/>
            <w:tcMar>
              <w:top w:w="0" w:type="dxa"/>
              <w:left w:w="108" w:type="dxa"/>
              <w:bottom w:w="0" w:type="dxa"/>
              <w:right w:w="108" w:type="dxa"/>
            </w:tcMar>
            <w:hideMark/>
          </w:tcPr>
          <w:p w:rsidR="00E37987" w:rsidRDefault="00E37987">
            <w:pPr>
              <w:rPr>
                <w:rFonts w:ascii="Calibri" w:eastAsiaTheme="minorHAnsi" w:hAnsi="Calibri"/>
                <w:b/>
                <w:bCs/>
                <w:i/>
                <w:iCs/>
              </w:rPr>
            </w:pPr>
            <w:r>
              <w:rPr>
                <w:b/>
                <w:bCs/>
                <w:i/>
                <w:iCs/>
              </w:rPr>
              <w:t>Tiêu chí</w:t>
            </w:r>
          </w:p>
        </w:tc>
        <w:tc>
          <w:tcPr>
            <w:tcW w:w="4444"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hideMark/>
          </w:tcPr>
          <w:p w:rsidR="00E37987" w:rsidRDefault="00E37987">
            <w:pPr>
              <w:rPr>
                <w:b/>
                <w:bCs/>
                <w:i/>
                <w:iCs/>
              </w:rPr>
            </w:pPr>
            <w:r>
              <w:rPr>
                <w:b/>
                <w:bCs/>
                <w:i/>
                <w:iCs/>
              </w:rPr>
              <w:t>Đánh giá theo thang điểm 1-10 trong đó 10 là tốt nhất</w:t>
            </w:r>
          </w:p>
        </w:tc>
        <w:tc>
          <w:tcPr>
            <w:tcW w:w="1383"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hideMark/>
          </w:tcPr>
          <w:p w:rsidR="00E37987" w:rsidRDefault="00E37987">
            <w:pPr>
              <w:rPr>
                <w:b/>
                <w:bCs/>
                <w:i/>
                <w:iCs/>
              </w:rPr>
            </w:pPr>
            <w:r>
              <w:rPr>
                <w:b/>
                <w:bCs/>
                <w:i/>
                <w:iCs/>
              </w:rPr>
              <w:t>Ghi chú</w:t>
            </w:r>
          </w:p>
        </w:tc>
      </w:tr>
      <w:tr w:rsidR="00E37987" w:rsidTr="00E37987">
        <w:tc>
          <w:tcPr>
            <w:tcW w:w="3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37987" w:rsidRDefault="00E37987">
            <w:r>
              <w:t>Mức độ rõ ràng, dễ hiểu của bài viết?</w:t>
            </w:r>
          </w:p>
        </w:tc>
        <w:tc>
          <w:tcPr>
            <w:tcW w:w="4444"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rsidP="00E37987">
            <w:pPr>
              <w:jc w:val="center"/>
            </w:pPr>
            <w:r>
              <w:t>6</w:t>
            </w:r>
          </w:p>
        </w:tc>
        <w:tc>
          <w:tcPr>
            <w:tcW w:w="1383"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tc>
      </w:tr>
      <w:tr w:rsidR="00E37987" w:rsidTr="00E37987">
        <w:tc>
          <w:tcPr>
            <w:tcW w:w="3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37987" w:rsidRDefault="00E37987">
            <w:r>
              <w:t>Độ khó công nghệ được nêu trong bài viết?</w:t>
            </w:r>
          </w:p>
        </w:tc>
        <w:tc>
          <w:tcPr>
            <w:tcW w:w="4444"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rsidP="00E37987">
            <w:pPr>
              <w:jc w:val="center"/>
            </w:pPr>
            <w:r>
              <w:t>6</w:t>
            </w:r>
          </w:p>
        </w:tc>
        <w:tc>
          <w:tcPr>
            <w:tcW w:w="1383"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tc>
      </w:tr>
      <w:tr w:rsidR="00E37987" w:rsidTr="00E37987">
        <w:tc>
          <w:tcPr>
            <w:tcW w:w="3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37987" w:rsidRDefault="00E37987">
            <w:r>
              <w:t>Chất lượng tài liệu tham khảo?</w:t>
            </w:r>
          </w:p>
        </w:tc>
        <w:tc>
          <w:tcPr>
            <w:tcW w:w="4444"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rsidP="00E37987">
            <w:pPr>
              <w:jc w:val="center"/>
            </w:pPr>
            <w:r>
              <w:t>6</w:t>
            </w:r>
          </w:p>
        </w:tc>
        <w:tc>
          <w:tcPr>
            <w:tcW w:w="1383"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tc>
      </w:tr>
      <w:tr w:rsidR="00E37987" w:rsidTr="00E37987">
        <w:tc>
          <w:tcPr>
            <w:tcW w:w="3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37987" w:rsidRDefault="00E37987">
            <w:r>
              <w:t>Mức độ có thể ứng dụng vào thực tế của công nghệ này ở VTICT?</w:t>
            </w:r>
          </w:p>
        </w:tc>
        <w:tc>
          <w:tcPr>
            <w:tcW w:w="4444"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rsidP="00E37987">
            <w:pPr>
              <w:jc w:val="center"/>
            </w:pPr>
            <w:r>
              <w:t>8</w:t>
            </w:r>
          </w:p>
        </w:tc>
        <w:tc>
          <w:tcPr>
            <w:tcW w:w="1383"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tc>
      </w:tr>
      <w:tr w:rsidR="00E37987" w:rsidTr="00E37987">
        <w:tc>
          <w:tcPr>
            <w:tcW w:w="3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37987" w:rsidRDefault="00E37987">
            <w:r>
              <w:t>Mức độ mới của công nghệ này tại VTICT?</w:t>
            </w:r>
          </w:p>
        </w:tc>
        <w:tc>
          <w:tcPr>
            <w:tcW w:w="4444"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rsidP="00E37987">
            <w:pPr>
              <w:jc w:val="center"/>
            </w:pPr>
            <w:r>
              <w:t>7</w:t>
            </w:r>
          </w:p>
        </w:tc>
        <w:tc>
          <w:tcPr>
            <w:tcW w:w="1383"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tc>
      </w:tr>
      <w:tr w:rsidR="00E37987" w:rsidTr="00E37987">
        <w:tc>
          <w:tcPr>
            <w:tcW w:w="3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37987" w:rsidRDefault="00E37987">
            <w:r>
              <w:t>Lượng chất xám của tác giả cần bỏ ra để viết bài này?</w:t>
            </w:r>
          </w:p>
        </w:tc>
        <w:tc>
          <w:tcPr>
            <w:tcW w:w="4444"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rsidP="00E37987">
            <w:pPr>
              <w:jc w:val="center"/>
            </w:pPr>
            <w:r>
              <w:t>6</w:t>
            </w:r>
            <w:bookmarkStart w:id="102" w:name="_GoBack"/>
            <w:bookmarkEnd w:id="102"/>
          </w:p>
        </w:tc>
        <w:tc>
          <w:tcPr>
            <w:tcW w:w="1383" w:type="dxa"/>
            <w:tcBorders>
              <w:top w:val="nil"/>
              <w:left w:val="nil"/>
              <w:bottom w:val="single" w:sz="8" w:space="0" w:color="auto"/>
              <w:right w:val="single" w:sz="8" w:space="0" w:color="auto"/>
            </w:tcBorders>
            <w:tcMar>
              <w:top w:w="0" w:type="dxa"/>
              <w:left w:w="108" w:type="dxa"/>
              <w:bottom w:w="0" w:type="dxa"/>
              <w:right w:w="108" w:type="dxa"/>
            </w:tcMar>
          </w:tcPr>
          <w:p w:rsidR="00E37987" w:rsidRDefault="00E37987"/>
        </w:tc>
      </w:tr>
      <w:tr w:rsidR="00E37987" w:rsidTr="00E37987">
        <w:tc>
          <w:tcPr>
            <w:tcW w:w="9747" w:type="dxa"/>
            <w:gridSpan w:val="3"/>
            <w:tcBorders>
              <w:top w:val="nil"/>
              <w:left w:val="single" w:sz="8" w:space="0" w:color="auto"/>
              <w:bottom w:val="single" w:sz="8" w:space="0" w:color="auto"/>
              <w:right w:val="single" w:sz="8" w:space="0" w:color="auto"/>
            </w:tcBorders>
            <w:shd w:val="clear" w:color="auto" w:fill="00B0F0"/>
            <w:tcMar>
              <w:top w:w="0" w:type="dxa"/>
              <w:left w:w="108" w:type="dxa"/>
              <w:bottom w:w="0" w:type="dxa"/>
              <w:right w:w="108" w:type="dxa"/>
            </w:tcMar>
            <w:hideMark/>
          </w:tcPr>
          <w:p w:rsidR="00E37987" w:rsidRDefault="00E37987">
            <w:pPr>
              <w:rPr>
                <w:b/>
                <w:bCs/>
                <w:i/>
                <w:iCs/>
              </w:rPr>
            </w:pPr>
            <w:r>
              <w:rPr>
                <w:b/>
                <w:bCs/>
                <w:i/>
                <w:iCs/>
              </w:rPr>
              <w:lastRenderedPageBreak/>
              <w:t>Đề xuất đối với bài viết</w:t>
            </w:r>
          </w:p>
        </w:tc>
      </w:tr>
      <w:tr w:rsidR="00E37987" w:rsidTr="00E37987">
        <w:tc>
          <w:tcPr>
            <w:tcW w:w="9747"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37987" w:rsidRDefault="00E37987">
            <w:r>
              <w:t>-</w:t>
            </w:r>
          </w:p>
          <w:p w:rsidR="00E37987" w:rsidRDefault="00E37987">
            <w:r>
              <w:t>-</w:t>
            </w:r>
          </w:p>
          <w:p w:rsidR="00E37987" w:rsidRDefault="00E37987">
            <w:r>
              <w:t>-</w:t>
            </w:r>
          </w:p>
        </w:tc>
      </w:tr>
    </w:tbl>
    <w:p w:rsidR="00E818C3" w:rsidRDefault="00E818C3" w:rsidP="00742573"/>
    <w:sectPr w:rsidR="00E818C3" w:rsidSect="00597D1B">
      <w:type w:val="continuous"/>
      <w:pgSz w:w="11907" w:h="16839" w:code="9"/>
      <w:pgMar w:top="1134" w:right="1134" w:bottom="1134" w:left="1134" w:header="720" w:footer="284"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6594" w:rsidRDefault="00C06594" w:rsidP="000247AA">
      <w:pPr>
        <w:spacing w:after="0"/>
      </w:pPr>
      <w:r>
        <w:separator/>
      </w:r>
    </w:p>
  </w:endnote>
  <w:endnote w:type="continuationSeparator" w:id="0">
    <w:p w:rsidR="00C06594" w:rsidRDefault="00C06594" w:rsidP="000247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3"/>
    <w:family w:val="swiss"/>
    <w:pitch w:val="variable"/>
    <w:sig w:usb0="E10002FF" w:usb1="4000ACFF" w:usb2="00000009" w:usb3="00000000" w:csb0="0000019F" w:csb1="00000000"/>
  </w:font>
  <w:font w:name="Palatino Linotype">
    <w:panose1 w:val="02040502050505030304"/>
    <w:charset w:val="A3"/>
    <w:family w:val="roman"/>
    <w:pitch w:val="variable"/>
    <w:sig w:usb0="E0000287" w:usb1="40000013" w:usb2="00000000" w:usb3="00000000" w:csb0="0000019F" w:csb1="00000000"/>
  </w:font>
  <w:font w:name="Cambria">
    <w:panose1 w:val="02040503050406030204"/>
    <w:charset w:val="A3"/>
    <w:family w:val="roman"/>
    <w:pitch w:val="variable"/>
    <w:sig w:usb0="E00002FF" w:usb1="4000045F" w:usb2="00000000" w:usb3="00000000" w:csb0="000001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6594" w:rsidRDefault="00C06594" w:rsidP="000247AA">
      <w:pPr>
        <w:spacing w:after="0"/>
      </w:pPr>
      <w:r>
        <w:separator/>
      </w:r>
    </w:p>
  </w:footnote>
  <w:footnote w:type="continuationSeparator" w:id="0">
    <w:p w:rsidR="00C06594" w:rsidRDefault="00C06594" w:rsidP="000247A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35F" w:rsidRDefault="00C06594" w:rsidP="008D0B79">
    <w:pPr>
      <w:pStyle w:val="Header"/>
      <w:tabs>
        <w:tab w:val="clear" w:pos="4680"/>
        <w:tab w:val="clear" w:pos="9360"/>
        <w:tab w:val="left" w:pos="5622"/>
      </w:tabs>
    </w:pPr>
    <w:sdt>
      <w:sdtPr>
        <w:id w:val="2053956807"/>
        <w:docPartObj>
          <w:docPartGallery w:val="Page Numbers (Margins)"/>
          <w:docPartUnique/>
        </w:docPartObj>
      </w:sdtPr>
      <w:sdtEndPr/>
      <w:sdtContent>
        <w:r w:rsidR="004C49E7">
          <w:rPr>
            <w:noProof/>
            <w:lang w:val="vi-VN" w:eastAsia="vi-VN"/>
          </w:rPr>
          <mc:AlternateContent>
            <mc:Choice Requires="wps">
              <w:drawing>
                <wp:anchor distT="0" distB="0" distL="114300" distR="114300" simplePos="0" relativeHeight="251660288" behindDoc="0" locked="0" layoutInCell="0" allowOverlap="1" wp14:anchorId="5C4D269B" wp14:editId="16CEE094">
                  <wp:simplePos x="0" y="0"/>
                  <wp:positionH relativeFrom="leftMargin">
                    <wp:align>center</wp:align>
                  </wp:positionH>
                  <wp:positionV relativeFrom="margin">
                    <wp:align>bottom</wp:align>
                  </wp:positionV>
                  <wp:extent cx="551815" cy="2183130"/>
                  <wp:effectExtent l="0" t="0" r="4445"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35F" w:rsidRPr="00AA273F" w:rsidRDefault="009A035F">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00477BDB" w:rsidRPr="00AA273F">
                                <w:rPr>
                                  <w:color w:val="0070C0"/>
                                  <w:sz w:val="20"/>
                                </w:rPr>
                                <w:fldChar w:fldCharType="begin"/>
                              </w:r>
                              <w:r w:rsidRPr="00AA273F">
                                <w:rPr>
                                  <w:color w:val="0070C0"/>
                                  <w:sz w:val="20"/>
                                </w:rPr>
                                <w:instrText xml:space="preserve"> PAGE    \* MERGEFORMAT </w:instrText>
                              </w:r>
                              <w:r w:rsidR="00477BDB" w:rsidRPr="00AA273F">
                                <w:rPr>
                                  <w:color w:val="0070C0"/>
                                  <w:sz w:val="20"/>
                                </w:rPr>
                                <w:fldChar w:fldCharType="separate"/>
                              </w:r>
                              <w:r w:rsidR="00E37987" w:rsidRPr="00E37987">
                                <w:rPr>
                                  <w:rFonts w:asciiTheme="majorHAnsi" w:hAnsiTheme="majorHAnsi"/>
                                  <w:noProof/>
                                  <w:color w:val="0070C0"/>
                                  <w:sz w:val="42"/>
                                  <w:szCs w:val="44"/>
                                </w:rPr>
                                <w:t>2</w:t>
                              </w:r>
                              <w:r w:rsidR="00477BDB" w:rsidRPr="00AA273F">
                                <w:rPr>
                                  <w:color w:val="0070C0"/>
                                  <w:sz w:val="20"/>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C4D269B" id="Rectangle 4" o:spid="_x0000_s1026" style="position:absolute;left:0;text-align:left;margin-left:0;margin-top:0;width:43.45pt;height:171.9pt;z-index:251660288;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" o:allowincell="f" filled="f" stroked="f">
                  <v:textbox style="layout-flow:vertical;mso-layout-flow-alt:bottom-to-top;mso-fit-shape-to-text:t">
                    <w:txbxContent>
                      <w:p w:rsidR="009A035F" w:rsidRPr="00AA273F" w:rsidRDefault="009A035F">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00477BDB" w:rsidRPr="00AA273F">
                          <w:rPr>
                            <w:color w:val="0070C0"/>
                            <w:sz w:val="20"/>
                          </w:rPr>
                          <w:fldChar w:fldCharType="begin"/>
                        </w:r>
                        <w:r w:rsidRPr="00AA273F">
                          <w:rPr>
                            <w:color w:val="0070C0"/>
                            <w:sz w:val="20"/>
                          </w:rPr>
                          <w:instrText xml:space="preserve"> PAGE    \* MERGEFORMAT </w:instrText>
                        </w:r>
                        <w:r w:rsidR="00477BDB" w:rsidRPr="00AA273F">
                          <w:rPr>
                            <w:color w:val="0070C0"/>
                            <w:sz w:val="20"/>
                          </w:rPr>
                          <w:fldChar w:fldCharType="separate"/>
                        </w:r>
                        <w:r w:rsidR="00E37987" w:rsidRPr="00E37987">
                          <w:rPr>
                            <w:rFonts w:asciiTheme="majorHAnsi" w:hAnsiTheme="majorHAnsi"/>
                            <w:noProof/>
                            <w:color w:val="0070C0"/>
                            <w:sz w:val="42"/>
                            <w:szCs w:val="44"/>
                          </w:rPr>
                          <w:t>2</w:t>
                        </w:r>
                        <w:r w:rsidR="00477BDB" w:rsidRPr="00AA273F">
                          <w:rPr>
                            <w:color w:val="0070C0"/>
                            <w:sz w:val="20"/>
                          </w:rPr>
                          <w:fldChar w:fldCharType="end"/>
                        </w:r>
                      </w:p>
                    </w:txbxContent>
                  </v:textbox>
                  <w10:wrap anchorx="margin" anchory="margin"/>
                </v:rect>
              </w:pict>
            </mc:Fallback>
          </mc:AlternateConten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B1CA0"/>
    <w:multiLevelType w:val="hybridMultilevel"/>
    <w:tmpl w:val="D7102EE6"/>
    <w:lvl w:ilvl="0" w:tplc="042A000D">
      <w:start w:val="1"/>
      <w:numFmt w:val="bullet"/>
      <w:lvlText w:val=""/>
      <w:lvlJc w:val="left"/>
      <w:pPr>
        <w:ind w:left="928" w:hanging="360"/>
      </w:pPr>
      <w:rPr>
        <w:rFonts w:ascii="Wingdings" w:hAnsi="Wingdings" w:hint="default"/>
      </w:rPr>
    </w:lvl>
    <w:lvl w:ilvl="1" w:tplc="042A0003">
      <w:start w:val="1"/>
      <w:numFmt w:val="bullet"/>
      <w:lvlText w:val="o"/>
      <w:lvlJc w:val="left"/>
      <w:pPr>
        <w:ind w:left="1648" w:hanging="360"/>
      </w:pPr>
      <w:rPr>
        <w:rFonts w:ascii="Courier New" w:hAnsi="Courier New" w:cs="Courier New" w:hint="default"/>
      </w:rPr>
    </w:lvl>
    <w:lvl w:ilvl="2" w:tplc="042A0005" w:tentative="1">
      <w:start w:val="1"/>
      <w:numFmt w:val="bullet"/>
      <w:lvlText w:val=""/>
      <w:lvlJc w:val="left"/>
      <w:pPr>
        <w:ind w:left="2368" w:hanging="360"/>
      </w:pPr>
      <w:rPr>
        <w:rFonts w:ascii="Wingdings" w:hAnsi="Wingdings" w:hint="default"/>
      </w:rPr>
    </w:lvl>
    <w:lvl w:ilvl="3" w:tplc="042A0001" w:tentative="1">
      <w:start w:val="1"/>
      <w:numFmt w:val="bullet"/>
      <w:lvlText w:val=""/>
      <w:lvlJc w:val="left"/>
      <w:pPr>
        <w:ind w:left="3088" w:hanging="360"/>
      </w:pPr>
      <w:rPr>
        <w:rFonts w:ascii="Symbol" w:hAnsi="Symbol" w:hint="default"/>
      </w:rPr>
    </w:lvl>
    <w:lvl w:ilvl="4" w:tplc="042A0003" w:tentative="1">
      <w:start w:val="1"/>
      <w:numFmt w:val="bullet"/>
      <w:lvlText w:val="o"/>
      <w:lvlJc w:val="left"/>
      <w:pPr>
        <w:ind w:left="3808" w:hanging="360"/>
      </w:pPr>
      <w:rPr>
        <w:rFonts w:ascii="Courier New" w:hAnsi="Courier New" w:cs="Courier New" w:hint="default"/>
      </w:rPr>
    </w:lvl>
    <w:lvl w:ilvl="5" w:tplc="042A0005" w:tentative="1">
      <w:start w:val="1"/>
      <w:numFmt w:val="bullet"/>
      <w:lvlText w:val=""/>
      <w:lvlJc w:val="left"/>
      <w:pPr>
        <w:ind w:left="4528" w:hanging="360"/>
      </w:pPr>
      <w:rPr>
        <w:rFonts w:ascii="Wingdings" w:hAnsi="Wingdings" w:hint="default"/>
      </w:rPr>
    </w:lvl>
    <w:lvl w:ilvl="6" w:tplc="042A0001" w:tentative="1">
      <w:start w:val="1"/>
      <w:numFmt w:val="bullet"/>
      <w:lvlText w:val=""/>
      <w:lvlJc w:val="left"/>
      <w:pPr>
        <w:ind w:left="5248" w:hanging="360"/>
      </w:pPr>
      <w:rPr>
        <w:rFonts w:ascii="Symbol" w:hAnsi="Symbol" w:hint="default"/>
      </w:rPr>
    </w:lvl>
    <w:lvl w:ilvl="7" w:tplc="042A0003" w:tentative="1">
      <w:start w:val="1"/>
      <w:numFmt w:val="bullet"/>
      <w:lvlText w:val="o"/>
      <w:lvlJc w:val="left"/>
      <w:pPr>
        <w:ind w:left="5968" w:hanging="360"/>
      </w:pPr>
      <w:rPr>
        <w:rFonts w:ascii="Courier New" w:hAnsi="Courier New" w:cs="Courier New" w:hint="default"/>
      </w:rPr>
    </w:lvl>
    <w:lvl w:ilvl="8" w:tplc="042A0005" w:tentative="1">
      <w:start w:val="1"/>
      <w:numFmt w:val="bullet"/>
      <w:lvlText w:val=""/>
      <w:lvlJc w:val="left"/>
      <w:pPr>
        <w:ind w:left="6688" w:hanging="360"/>
      </w:pPr>
      <w:rPr>
        <w:rFonts w:ascii="Wingdings" w:hAnsi="Wingdings" w:hint="default"/>
      </w:rPr>
    </w:lvl>
  </w:abstractNum>
  <w:abstractNum w:abstractNumId="1">
    <w:nsid w:val="15BA47D6"/>
    <w:multiLevelType w:val="multilevel"/>
    <w:tmpl w:val="28A6E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4F734F"/>
    <w:multiLevelType w:val="hybridMultilevel"/>
    <w:tmpl w:val="DFC89080"/>
    <w:lvl w:ilvl="0" w:tplc="042A000F">
      <w:start w:val="1"/>
      <w:numFmt w:val="decimal"/>
      <w:lvlText w:val="%1."/>
      <w:lvlJc w:val="left"/>
      <w:pPr>
        <w:ind w:left="502" w:hanging="360"/>
      </w:p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3">
    <w:nsid w:val="44692F40"/>
    <w:multiLevelType w:val="multilevel"/>
    <w:tmpl w:val="ED08D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6D011E"/>
    <w:multiLevelType w:val="hybridMultilevel"/>
    <w:tmpl w:val="126C16F2"/>
    <w:lvl w:ilvl="0" w:tplc="042A0009">
      <w:start w:val="1"/>
      <w:numFmt w:val="bullet"/>
      <w:lvlText w:val=""/>
      <w:lvlJc w:val="left"/>
      <w:pPr>
        <w:ind w:left="502" w:hanging="360"/>
      </w:pPr>
      <w:rPr>
        <w:rFonts w:ascii="Wingdings" w:hAnsi="Wingdings" w:hint="default"/>
      </w:rPr>
    </w:lvl>
    <w:lvl w:ilvl="1" w:tplc="042A0003">
      <w:start w:val="1"/>
      <w:numFmt w:val="bullet"/>
      <w:lvlText w:val="o"/>
      <w:lvlJc w:val="left"/>
      <w:pPr>
        <w:ind w:left="1222" w:hanging="360"/>
      </w:pPr>
      <w:rPr>
        <w:rFonts w:ascii="Courier New" w:hAnsi="Courier New" w:cs="Courier New" w:hint="default"/>
      </w:rPr>
    </w:lvl>
    <w:lvl w:ilvl="2" w:tplc="042A0005" w:tentative="1">
      <w:start w:val="1"/>
      <w:numFmt w:val="bullet"/>
      <w:lvlText w:val=""/>
      <w:lvlJc w:val="left"/>
      <w:pPr>
        <w:ind w:left="1942" w:hanging="360"/>
      </w:pPr>
      <w:rPr>
        <w:rFonts w:ascii="Wingdings" w:hAnsi="Wingdings" w:hint="default"/>
      </w:rPr>
    </w:lvl>
    <w:lvl w:ilvl="3" w:tplc="042A0001" w:tentative="1">
      <w:start w:val="1"/>
      <w:numFmt w:val="bullet"/>
      <w:lvlText w:val=""/>
      <w:lvlJc w:val="left"/>
      <w:pPr>
        <w:ind w:left="2662" w:hanging="360"/>
      </w:pPr>
      <w:rPr>
        <w:rFonts w:ascii="Symbol" w:hAnsi="Symbol" w:hint="default"/>
      </w:rPr>
    </w:lvl>
    <w:lvl w:ilvl="4" w:tplc="042A0003" w:tentative="1">
      <w:start w:val="1"/>
      <w:numFmt w:val="bullet"/>
      <w:lvlText w:val="o"/>
      <w:lvlJc w:val="left"/>
      <w:pPr>
        <w:ind w:left="3382" w:hanging="360"/>
      </w:pPr>
      <w:rPr>
        <w:rFonts w:ascii="Courier New" w:hAnsi="Courier New" w:cs="Courier New" w:hint="default"/>
      </w:rPr>
    </w:lvl>
    <w:lvl w:ilvl="5" w:tplc="042A0005" w:tentative="1">
      <w:start w:val="1"/>
      <w:numFmt w:val="bullet"/>
      <w:lvlText w:val=""/>
      <w:lvlJc w:val="left"/>
      <w:pPr>
        <w:ind w:left="4102" w:hanging="360"/>
      </w:pPr>
      <w:rPr>
        <w:rFonts w:ascii="Wingdings" w:hAnsi="Wingdings" w:hint="default"/>
      </w:rPr>
    </w:lvl>
    <w:lvl w:ilvl="6" w:tplc="042A0001" w:tentative="1">
      <w:start w:val="1"/>
      <w:numFmt w:val="bullet"/>
      <w:lvlText w:val=""/>
      <w:lvlJc w:val="left"/>
      <w:pPr>
        <w:ind w:left="4822" w:hanging="360"/>
      </w:pPr>
      <w:rPr>
        <w:rFonts w:ascii="Symbol" w:hAnsi="Symbol" w:hint="default"/>
      </w:rPr>
    </w:lvl>
    <w:lvl w:ilvl="7" w:tplc="042A0003" w:tentative="1">
      <w:start w:val="1"/>
      <w:numFmt w:val="bullet"/>
      <w:lvlText w:val="o"/>
      <w:lvlJc w:val="left"/>
      <w:pPr>
        <w:ind w:left="5542" w:hanging="360"/>
      </w:pPr>
      <w:rPr>
        <w:rFonts w:ascii="Courier New" w:hAnsi="Courier New" w:cs="Courier New" w:hint="default"/>
      </w:rPr>
    </w:lvl>
    <w:lvl w:ilvl="8" w:tplc="042A0005" w:tentative="1">
      <w:start w:val="1"/>
      <w:numFmt w:val="bullet"/>
      <w:lvlText w:val=""/>
      <w:lvlJc w:val="left"/>
      <w:pPr>
        <w:ind w:left="6262" w:hanging="360"/>
      </w:pPr>
      <w:rPr>
        <w:rFonts w:ascii="Wingdings" w:hAnsi="Wingdings" w:hint="default"/>
      </w:rPr>
    </w:lvl>
  </w:abstractNum>
  <w:abstractNum w:abstractNumId="5">
    <w:nsid w:val="6AE805AE"/>
    <w:multiLevelType w:val="multilevel"/>
    <w:tmpl w:val="497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676972"/>
    <w:multiLevelType w:val="multilevel"/>
    <w:tmpl w:val="3BAA5386"/>
    <w:lvl w:ilvl="0">
      <w:start w:val="1"/>
      <w:numFmt w:val="decimal"/>
      <w:pStyle w:val="Heading1"/>
      <w:isLgl/>
      <w:suff w:val="space"/>
      <w:lvlText w:val="%1."/>
      <w:lvlJc w:val="left"/>
      <w:pPr>
        <w:ind w:left="0" w:firstLine="0"/>
      </w:pPr>
      <w:rPr>
        <w:rFonts w:hint="default"/>
        <w:b/>
        <w:i w:val="0"/>
        <w:color w:val="auto"/>
        <w:sz w:val="24"/>
      </w:rPr>
    </w:lvl>
    <w:lvl w:ilvl="1">
      <w:start w:val="1"/>
      <w:numFmt w:val="decimal"/>
      <w:pStyle w:val="Heading2"/>
      <w:suff w:val="space"/>
      <w:lvlText w:val="%1.%2."/>
      <w:lvlJc w:val="left"/>
      <w:pPr>
        <w:ind w:left="0" w:firstLine="0"/>
      </w:pPr>
      <w:rPr>
        <w:rFonts w:ascii="Arial Unicode MS" w:eastAsia="Arial Unicode MS" w:hAnsi="Arial Unicode MS" w:cs="Arial Unicode MS" w:hint="eastAsia"/>
        <w:color w:val="C00000"/>
        <w:sz w:val="22"/>
      </w:rPr>
    </w:lvl>
    <w:lvl w:ilvl="2">
      <w:start w:val="1"/>
      <w:numFmt w:val="decimal"/>
      <w:pStyle w:val="Heading3"/>
      <w:suff w:val="space"/>
      <w:lvlText w:val="%1.%2.%3."/>
      <w:lvlJc w:val="left"/>
      <w:pPr>
        <w:ind w:left="720" w:hanging="720"/>
      </w:pPr>
      <w:rPr>
        <w:rFonts w:ascii="Arial Unicode MS" w:eastAsia="Arial Unicode MS" w:hAnsi="Arial Unicode MS" w:cs="Arial Unicode MS" w:hint="eastAsia"/>
        <w:b/>
        <w:i w:val="0"/>
        <w:sz w:val="20"/>
      </w:rPr>
    </w:lvl>
    <w:lvl w:ilvl="3">
      <w:start w:val="1"/>
      <w:numFmt w:val="lowerRoman"/>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7">
    <w:nsid w:val="6C6D5BF4"/>
    <w:multiLevelType w:val="multilevel"/>
    <w:tmpl w:val="B3CAF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5A4D38"/>
    <w:multiLevelType w:val="hybridMultilevel"/>
    <w:tmpl w:val="6DEEDD5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8"/>
  </w:num>
  <w:num w:numId="4">
    <w:abstractNumId w:val="2"/>
  </w:num>
  <w:num w:numId="5">
    <w:abstractNumId w:val="5"/>
  </w:num>
  <w:num w:numId="6">
    <w:abstractNumId w:val="1"/>
  </w:num>
  <w:num w:numId="7">
    <w:abstractNumId w:val="7"/>
  </w:num>
  <w:num w:numId="8">
    <w:abstractNumId w:val="4"/>
  </w:num>
  <w:num w:numId="9">
    <w:abstractNumId w:val="0"/>
  </w:num>
  <w:numIdMacAtCleanup w:val="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ungdb1">
    <w15:presenceInfo w15:providerId="AD" w15:userId="S-1-5-21-3898011390-2499416266-2909104901-69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9BF"/>
    <w:rsid w:val="00000971"/>
    <w:rsid w:val="00003078"/>
    <w:rsid w:val="00003CEC"/>
    <w:rsid w:val="00004F79"/>
    <w:rsid w:val="0000587B"/>
    <w:rsid w:val="00010CAE"/>
    <w:rsid w:val="00011C7F"/>
    <w:rsid w:val="0001304E"/>
    <w:rsid w:val="0001736E"/>
    <w:rsid w:val="00017966"/>
    <w:rsid w:val="00020462"/>
    <w:rsid w:val="00021BAE"/>
    <w:rsid w:val="00022640"/>
    <w:rsid w:val="000230C4"/>
    <w:rsid w:val="0002326C"/>
    <w:rsid w:val="0002384D"/>
    <w:rsid w:val="00023ADC"/>
    <w:rsid w:val="00024296"/>
    <w:rsid w:val="000247AA"/>
    <w:rsid w:val="00026445"/>
    <w:rsid w:val="00030DDF"/>
    <w:rsid w:val="0003230A"/>
    <w:rsid w:val="000334FC"/>
    <w:rsid w:val="00033A9F"/>
    <w:rsid w:val="00033F1B"/>
    <w:rsid w:val="00035CD3"/>
    <w:rsid w:val="00036B2E"/>
    <w:rsid w:val="00042981"/>
    <w:rsid w:val="00042F34"/>
    <w:rsid w:val="00043676"/>
    <w:rsid w:val="000436A4"/>
    <w:rsid w:val="000457CC"/>
    <w:rsid w:val="00045E85"/>
    <w:rsid w:val="00046E49"/>
    <w:rsid w:val="000476D3"/>
    <w:rsid w:val="00050EDF"/>
    <w:rsid w:val="00053041"/>
    <w:rsid w:val="0005320B"/>
    <w:rsid w:val="00054609"/>
    <w:rsid w:val="00054B7B"/>
    <w:rsid w:val="00057002"/>
    <w:rsid w:val="00057657"/>
    <w:rsid w:val="000600BA"/>
    <w:rsid w:val="00060765"/>
    <w:rsid w:val="00062693"/>
    <w:rsid w:val="000629DF"/>
    <w:rsid w:val="00062C26"/>
    <w:rsid w:val="00062E00"/>
    <w:rsid w:val="00063294"/>
    <w:rsid w:val="0006356F"/>
    <w:rsid w:val="00063CB9"/>
    <w:rsid w:val="0006402A"/>
    <w:rsid w:val="00065014"/>
    <w:rsid w:val="00065C8B"/>
    <w:rsid w:val="00070952"/>
    <w:rsid w:val="00070C14"/>
    <w:rsid w:val="00070CA3"/>
    <w:rsid w:val="00071270"/>
    <w:rsid w:val="000713E9"/>
    <w:rsid w:val="00072887"/>
    <w:rsid w:val="00073016"/>
    <w:rsid w:val="00074BD5"/>
    <w:rsid w:val="00077351"/>
    <w:rsid w:val="00077B53"/>
    <w:rsid w:val="000803B3"/>
    <w:rsid w:val="00081798"/>
    <w:rsid w:val="00081D41"/>
    <w:rsid w:val="00082F1F"/>
    <w:rsid w:val="000839F6"/>
    <w:rsid w:val="000856C5"/>
    <w:rsid w:val="000872FF"/>
    <w:rsid w:val="000900E2"/>
    <w:rsid w:val="000933BD"/>
    <w:rsid w:val="00093A1F"/>
    <w:rsid w:val="0009524F"/>
    <w:rsid w:val="00095F15"/>
    <w:rsid w:val="0009711F"/>
    <w:rsid w:val="00097231"/>
    <w:rsid w:val="000A0C30"/>
    <w:rsid w:val="000A1F62"/>
    <w:rsid w:val="000A316A"/>
    <w:rsid w:val="000A4CF6"/>
    <w:rsid w:val="000A54A1"/>
    <w:rsid w:val="000A558F"/>
    <w:rsid w:val="000A6211"/>
    <w:rsid w:val="000B1CF3"/>
    <w:rsid w:val="000B4A87"/>
    <w:rsid w:val="000B4E54"/>
    <w:rsid w:val="000B582C"/>
    <w:rsid w:val="000B5B27"/>
    <w:rsid w:val="000B64A1"/>
    <w:rsid w:val="000C157D"/>
    <w:rsid w:val="000C1F6E"/>
    <w:rsid w:val="000C5DC4"/>
    <w:rsid w:val="000D2291"/>
    <w:rsid w:val="000D27B1"/>
    <w:rsid w:val="000D2BBD"/>
    <w:rsid w:val="000D5410"/>
    <w:rsid w:val="000D5AF4"/>
    <w:rsid w:val="000D6A25"/>
    <w:rsid w:val="000E11A8"/>
    <w:rsid w:val="000E17DA"/>
    <w:rsid w:val="000E7148"/>
    <w:rsid w:val="000E76F9"/>
    <w:rsid w:val="000E782D"/>
    <w:rsid w:val="000F031B"/>
    <w:rsid w:val="000F0CAD"/>
    <w:rsid w:val="000F33DD"/>
    <w:rsid w:val="000F356A"/>
    <w:rsid w:val="000F51D2"/>
    <w:rsid w:val="000F6909"/>
    <w:rsid w:val="000F690C"/>
    <w:rsid w:val="000F6B37"/>
    <w:rsid w:val="000F6D7C"/>
    <w:rsid w:val="000F6DC2"/>
    <w:rsid w:val="000F74E2"/>
    <w:rsid w:val="001008AF"/>
    <w:rsid w:val="00101038"/>
    <w:rsid w:val="0010112C"/>
    <w:rsid w:val="00101651"/>
    <w:rsid w:val="0010365E"/>
    <w:rsid w:val="0010399D"/>
    <w:rsid w:val="00104CD0"/>
    <w:rsid w:val="00105914"/>
    <w:rsid w:val="00106481"/>
    <w:rsid w:val="00106910"/>
    <w:rsid w:val="00106F9E"/>
    <w:rsid w:val="00112E15"/>
    <w:rsid w:val="0011331E"/>
    <w:rsid w:val="001138D6"/>
    <w:rsid w:val="00121261"/>
    <w:rsid w:val="00122DB2"/>
    <w:rsid w:val="00123723"/>
    <w:rsid w:val="00123A66"/>
    <w:rsid w:val="00124731"/>
    <w:rsid w:val="00125FEB"/>
    <w:rsid w:val="001271DA"/>
    <w:rsid w:val="001276D5"/>
    <w:rsid w:val="00130F78"/>
    <w:rsid w:val="0013273B"/>
    <w:rsid w:val="0013370B"/>
    <w:rsid w:val="00133E8F"/>
    <w:rsid w:val="001348FD"/>
    <w:rsid w:val="00134D74"/>
    <w:rsid w:val="00137746"/>
    <w:rsid w:val="001437A9"/>
    <w:rsid w:val="00144585"/>
    <w:rsid w:val="00145A68"/>
    <w:rsid w:val="00145EB1"/>
    <w:rsid w:val="00147907"/>
    <w:rsid w:val="0015184F"/>
    <w:rsid w:val="00152563"/>
    <w:rsid w:val="00152F53"/>
    <w:rsid w:val="00155659"/>
    <w:rsid w:val="00157909"/>
    <w:rsid w:val="00157B50"/>
    <w:rsid w:val="00160FFE"/>
    <w:rsid w:val="00161890"/>
    <w:rsid w:val="00161F6F"/>
    <w:rsid w:val="00164008"/>
    <w:rsid w:val="001656F1"/>
    <w:rsid w:val="00166A89"/>
    <w:rsid w:val="00171B6F"/>
    <w:rsid w:val="00171C8A"/>
    <w:rsid w:val="00171FF2"/>
    <w:rsid w:val="00172CF7"/>
    <w:rsid w:val="0017707B"/>
    <w:rsid w:val="0018026A"/>
    <w:rsid w:val="00180E5B"/>
    <w:rsid w:val="00182FD1"/>
    <w:rsid w:val="001830CB"/>
    <w:rsid w:val="001833D7"/>
    <w:rsid w:val="00183546"/>
    <w:rsid w:val="00184CD4"/>
    <w:rsid w:val="00187C32"/>
    <w:rsid w:val="00190CF3"/>
    <w:rsid w:val="00193F73"/>
    <w:rsid w:val="00194317"/>
    <w:rsid w:val="00194971"/>
    <w:rsid w:val="00195BFA"/>
    <w:rsid w:val="0019695B"/>
    <w:rsid w:val="001A0E4E"/>
    <w:rsid w:val="001A40E3"/>
    <w:rsid w:val="001A4285"/>
    <w:rsid w:val="001A4925"/>
    <w:rsid w:val="001A5616"/>
    <w:rsid w:val="001A6141"/>
    <w:rsid w:val="001B0E4F"/>
    <w:rsid w:val="001B13E4"/>
    <w:rsid w:val="001B16B9"/>
    <w:rsid w:val="001B221C"/>
    <w:rsid w:val="001B4324"/>
    <w:rsid w:val="001B4642"/>
    <w:rsid w:val="001B7F99"/>
    <w:rsid w:val="001C161A"/>
    <w:rsid w:val="001C258B"/>
    <w:rsid w:val="001C413C"/>
    <w:rsid w:val="001C5528"/>
    <w:rsid w:val="001C56B7"/>
    <w:rsid w:val="001C7A80"/>
    <w:rsid w:val="001D0DED"/>
    <w:rsid w:val="001D106F"/>
    <w:rsid w:val="001D1204"/>
    <w:rsid w:val="001D3546"/>
    <w:rsid w:val="001D3DE0"/>
    <w:rsid w:val="001D4E1B"/>
    <w:rsid w:val="001D5029"/>
    <w:rsid w:val="001D5EBA"/>
    <w:rsid w:val="001D6FB7"/>
    <w:rsid w:val="001D7660"/>
    <w:rsid w:val="001E1EAC"/>
    <w:rsid w:val="001E34EE"/>
    <w:rsid w:val="001E408A"/>
    <w:rsid w:val="001E5DF5"/>
    <w:rsid w:val="001E747D"/>
    <w:rsid w:val="001E7761"/>
    <w:rsid w:val="001E7D49"/>
    <w:rsid w:val="001F2141"/>
    <w:rsid w:val="00200957"/>
    <w:rsid w:val="00200D09"/>
    <w:rsid w:val="00201C99"/>
    <w:rsid w:val="002026A6"/>
    <w:rsid w:val="0020294D"/>
    <w:rsid w:val="00203FF0"/>
    <w:rsid w:val="00205568"/>
    <w:rsid w:val="00207EC3"/>
    <w:rsid w:val="002101A4"/>
    <w:rsid w:val="00210299"/>
    <w:rsid w:val="00210490"/>
    <w:rsid w:val="00211939"/>
    <w:rsid w:val="00211E1E"/>
    <w:rsid w:val="00212712"/>
    <w:rsid w:val="002161DD"/>
    <w:rsid w:val="00216B9D"/>
    <w:rsid w:val="00216EFB"/>
    <w:rsid w:val="0021738B"/>
    <w:rsid w:val="00217573"/>
    <w:rsid w:val="0022039E"/>
    <w:rsid w:val="00220AD7"/>
    <w:rsid w:val="00220E5D"/>
    <w:rsid w:val="00221921"/>
    <w:rsid w:val="0022278B"/>
    <w:rsid w:val="002227A5"/>
    <w:rsid w:val="00222A4F"/>
    <w:rsid w:val="0022368B"/>
    <w:rsid w:val="00224DDA"/>
    <w:rsid w:val="00224E50"/>
    <w:rsid w:val="00225EA9"/>
    <w:rsid w:val="00227412"/>
    <w:rsid w:val="00230A53"/>
    <w:rsid w:val="00231A28"/>
    <w:rsid w:val="002335D3"/>
    <w:rsid w:val="00233E36"/>
    <w:rsid w:val="002346E7"/>
    <w:rsid w:val="00234F1D"/>
    <w:rsid w:val="00236841"/>
    <w:rsid w:val="002373B8"/>
    <w:rsid w:val="002375E1"/>
    <w:rsid w:val="0024134D"/>
    <w:rsid w:val="00242C71"/>
    <w:rsid w:val="00244F23"/>
    <w:rsid w:val="00245D08"/>
    <w:rsid w:val="00246B00"/>
    <w:rsid w:val="00246C0D"/>
    <w:rsid w:val="00250B5D"/>
    <w:rsid w:val="00251445"/>
    <w:rsid w:val="00252081"/>
    <w:rsid w:val="00252163"/>
    <w:rsid w:val="00253C68"/>
    <w:rsid w:val="00257BE4"/>
    <w:rsid w:val="00260716"/>
    <w:rsid w:val="00264DCE"/>
    <w:rsid w:val="002661F6"/>
    <w:rsid w:val="002665D5"/>
    <w:rsid w:val="00270CDB"/>
    <w:rsid w:val="002711FF"/>
    <w:rsid w:val="00272816"/>
    <w:rsid w:val="00272DBE"/>
    <w:rsid w:val="00273972"/>
    <w:rsid w:val="00273EF7"/>
    <w:rsid w:val="00273F07"/>
    <w:rsid w:val="002747D3"/>
    <w:rsid w:val="00275211"/>
    <w:rsid w:val="00276F4F"/>
    <w:rsid w:val="00280062"/>
    <w:rsid w:val="00280228"/>
    <w:rsid w:val="002802BB"/>
    <w:rsid w:val="002803D2"/>
    <w:rsid w:val="0028124C"/>
    <w:rsid w:val="00282347"/>
    <w:rsid w:val="00283176"/>
    <w:rsid w:val="0028325C"/>
    <w:rsid w:val="00284AFA"/>
    <w:rsid w:val="0028548C"/>
    <w:rsid w:val="00286381"/>
    <w:rsid w:val="0028699E"/>
    <w:rsid w:val="00286E98"/>
    <w:rsid w:val="00287181"/>
    <w:rsid w:val="002900ED"/>
    <w:rsid w:val="0029019E"/>
    <w:rsid w:val="00290454"/>
    <w:rsid w:val="0029128D"/>
    <w:rsid w:val="00292165"/>
    <w:rsid w:val="00293967"/>
    <w:rsid w:val="00294F40"/>
    <w:rsid w:val="002953E5"/>
    <w:rsid w:val="0029557A"/>
    <w:rsid w:val="002971A0"/>
    <w:rsid w:val="0029772D"/>
    <w:rsid w:val="0029790E"/>
    <w:rsid w:val="00297A08"/>
    <w:rsid w:val="002A0330"/>
    <w:rsid w:val="002A1156"/>
    <w:rsid w:val="002A140F"/>
    <w:rsid w:val="002A1ABC"/>
    <w:rsid w:val="002A3D94"/>
    <w:rsid w:val="002A66B4"/>
    <w:rsid w:val="002A6D73"/>
    <w:rsid w:val="002B00A4"/>
    <w:rsid w:val="002B0F52"/>
    <w:rsid w:val="002B2BB6"/>
    <w:rsid w:val="002B4673"/>
    <w:rsid w:val="002B48DA"/>
    <w:rsid w:val="002B5B89"/>
    <w:rsid w:val="002B70F4"/>
    <w:rsid w:val="002C03F4"/>
    <w:rsid w:val="002C17AC"/>
    <w:rsid w:val="002C25DF"/>
    <w:rsid w:val="002C3A2F"/>
    <w:rsid w:val="002C3C1D"/>
    <w:rsid w:val="002C449F"/>
    <w:rsid w:val="002C5BF6"/>
    <w:rsid w:val="002C5C67"/>
    <w:rsid w:val="002C6478"/>
    <w:rsid w:val="002C70FB"/>
    <w:rsid w:val="002D0EFC"/>
    <w:rsid w:val="002D0F72"/>
    <w:rsid w:val="002D2C6B"/>
    <w:rsid w:val="002D2E6B"/>
    <w:rsid w:val="002D623D"/>
    <w:rsid w:val="002D6E54"/>
    <w:rsid w:val="002D7A3A"/>
    <w:rsid w:val="002E133A"/>
    <w:rsid w:val="002E13F7"/>
    <w:rsid w:val="002E1EC8"/>
    <w:rsid w:val="002E2CD2"/>
    <w:rsid w:val="002E41E4"/>
    <w:rsid w:val="002E4B00"/>
    <w:rsid w:val="002E69B5"/>
    <w:rsid w:val="002E7265"/>
    <w:rsid w:val="002E7DC9"/>
    <w:rsid w:val="002F2997"/>
    <w:rsid w:val="002F3A94"/>
    <w:rsid w:val="002F3EBF"/>
    <w:rsid w:val="002F50C8"/>
    <w:rsid w:val="002F6358"/>
    <w:rsid w:val="002F73F5"/>
    <w:rsid w:val="00300002"/>
    <w:rsid w:val="0030123A"/>
    <w:rsid w:val="00302713"/>
    <w:rsid w:val="00302E99"/>
    <w:rsid w:val="00302EF8"/>
    <w:rsid w:val="00304DA8"/>
    <w:rsid w:val="00305638"/>
    <w:rsid w:val="003057C1"/>
    <w:rsid w:val="00306AA0"/>
    <w:rsid w:val="00306B06"/>
    <w:rsid w:val="00306EF7"/>
    <w:rsid w:val="003108C1"/>
    <w:rsid w:val="003109BB"/>
    <w:rsid w:val="0031299B"/>
    <w:rsid w:val="003131C7"/>
    <w:rsid w:val="00313A8C"/>
    <w:rsid w:val="0031630C"/>
    <w:rsid w:val="00316825"/>
    <w:rsid w:val="003178A5"/>
    <w:rsid w:val="00317A90"/>
    <w:rsid w:val="003218C2"/>
    <w:rsid w:val="00321CA0"/>
    <w:rsid w:val="00321E09"/>
    <w:rsid w:val="00323A68"/>
    <w:rsid w:val="00324DCD"/>
    <w:rsid w:val="0032537F"/>
    <w:rsid w:val="0032563D"/>
    <w:rsid w:val="003259A3"/>
    <w:rsid w:val="00325FC3"/>
    <w:rsid w:val="00327403"/>
    <w:rsid w:val="0032764D"/>
    <w:rsid w:val="00330AFC"/>
    <w:rsid w:val="00330B52"/>
    <w:rsid w:val="00333FAA"/>
    <w:rsid w:val="00334970"/>
    <w:rsid w:val="003365ED"/>
    <w:rsid w:val="00337D3D"/>
    <w:rsid w:val="00337FB9"/>
    <w:rsid w:val="0034007D"/>
    <w:rsid w:val="00341A6E"/>
    <w:rsid w:val="00342232"/>
    <w:rsid w:val="0034233C"/>
    <w:rsid w:val="00344255"/>
    <w:rsid w:val="00347E10"/>
    <w:rsid w:val="00350606"/>
    <w:rsid w:val="0035254C"/>
    <w:rsid w:val="003530EC"/>
    <w:rsid w:val="00353D0C"/>
    <w:rsid w:val="003543AF"/>
    <w:rsid w:val="00355B14"/>
    <w:rsid w:val="00356904"/>
    <w:rsid w:val="0035727F"/>
    <w:rsid w:val="00357723"/>
    <w:rsid w:val="003577A1"/>
    <w:rsid w:val="00360661"/>
    <w:rsid w:val="00365EA4"/>
    <w:rsid w:val="00370283"/>
    <w:rsid w:val="00374D42"/>
    <w:rsid w:val="0037704A"/>
    <w:rsid w:val="00377779"/>
    <w:rsid w:val="00380743"/>
    <w:rsid w:val="00381A81"/>
    <w:rsid w:val="00381B20"/>
    <w:rsid w:val="00382046"/>
    <w:rsid w:val="00382577"/>
    <w:rsid w:val="00382588"/>
    <w:rsid w:val="00383797"/>
    <w:rsid w:val="00387D35"/>
    <w:rsid w:val="00390595"/>
    <w:rsid w:val="003908E9"/>
    <w:rsid w:val="00390953"/>
    <w:rsid w:val="0039303C"/>
    <w:rsid w:val="00394BA0"/>
    <w:rsid w:val="003956FF"/>
    <w:rsid w:val="00395BA9"/>
    <w:rsid w:val="00396B15"/>
    <w:rsid w:val="003A086F"/>
    <w:rsid w:val="003A1C7F"/>
    <w:rsid w:val="003A2189"/>
    <w:rsid w:val="003A3B0E"/>
    <w:rsid w:val="003A4007"/>
    <w:rsid w:val="003A4CA8"/>
    <w:rsid w:val="003A5D39"/>
    <w:rsid w:val="003A5F87"/>
    <w:rsid w:val="003A6681"/>
    <w:rsid w:val="003A699C"/>
    <w:rsid w:val="003A749D"/>
    <w:rsid w:val="003A7D90"/>
    <w:rsid w:val="003A7DEC"/>
    <w:rsid w:val="003B05B9"/>
    <w:rsid w:val="003B0ECD"/>
    <w:rsid w:val="003B348E"/>
    <w:rsid w:val="003B3A33"/>
    <w:rsid w:val="003B5594"/>
    <w:rsid w:val="003B5643"/>
    <w:rsid w:val="003B7D46"/>
    <w:rsid w:val="003C2683"/>
    <w:rsid w:val="003C26A0"/>
    <w:rsid w:val="003C30BB"/>
    <w:rsid w:val="003C3349"/>
    <w:rsid w:val="003C47B2"/>
    <w:rsid w:val="003C4B4A"/>
    <w:rsid w:val="003C5580"/>
    <w:rsid w:val="003C59A7"/>
    <w:rsid w:val="003C65D1"/>
    <w:rsid w:val="003C7722"/>
    <w:rsid w:val="003D00A9"/>
    <w:rsid w:val="003D1B2D"/>
    <w:rsid w:val="003D1D17"/>
    <w:rsid w:val="003D2225"/>
    <w:rsid w:val="003D3005"/>
    <w:rsid w:val="003D5BB7"/>
    <w:rsid w:val="003D6ED6"/>
    <w:rsid w:val="003E0CF1"/>
    <w:rsid w:val="003E20FE"/>
    <w:rsid w:val="003E30FB"/>
    <w:rsid w:val="003E3284"/>
    <w:rsid w:val="003E5392"/>
    <w:rsid w:val="003E684E"/>
    <w:rsid w:val="003E6A83"/>
    <w:rsid w:val="003F01E8"/>
    <w:rsid w:val="003F0FC8"/>
    <w:rsid w:val="003F1C1C"/>
    <w:rsid w:val="003F20DB"/>
    <w:rsid w:val="003F336C"/>
    <w:rsid w:val="003F3504"/>
    <w:rsid w:val="003F4571"/>
    <w:rsid w:val="003F5D9E"/>
    <w:rsid w:val="003F785F"/>
    <w:rsid w:val="004000EA"/>
    <w:rsid w:val="00402332"/>
    <w:rsid w:val="00403B5E"/>
    <w:rsid w:val="00404DD4"/>
    <w:rsid w:val="004061EA"/>
    <w:rsid w:val="00407D88"/>
    <w:rsid w:val="004100E9"/>
    <w:rsid w:val="00411058"/>
    <w:rsid w:val="004113B3"/>
    <w:rsid w:val="00411B26"/>
    <w:rsid w:val="00413A88"/>
    <w:rsid w:val="00415F7F"/>
    <w:rsid w:val="00416261"/>
    <w:rsid w:val="0041680B"/>
    <w:rsid w:val="00417967"/>
    <w:rsid w:val="004205FC"/>
    <w:rsid w:val="00425EBC"/>
    <w:rsid w:val="004265D7"/>
    <w:rsid w:val="0042678D"/>
    <w:rsid w:val="00426A9B"/>
    <w:rsid w:val="004300BA"/>
    <w:rsid w:val="00430FAA"/>
    <w:rsid w:val="004319D7"/>
    <w:rsid w:val="00431F2C"/>
    <w:rsid w:val="004327B9"/>
    <w:rsid w:val="004331BF"/>
    <w:rsid w:val="00433860"/>
    <w:rsid w:val="00435BE8"/>
    <w:rsid w:val="00435EEC"/>
    <w:rsid w:val="00440C6B"/>
    <w:rsid w:val="0044361C"/>
    <w:rsid w:val="004436F2"/>
    <w:rsid w:val="00443AC8"/>
    <w:rsid w:val="00443D6E"/>
    <w:rsid w:val="00444461"/>
    <w:rsid w:val="00446BFB"/>
    <w:rsid w:val="004509FE"/>
    <w:rsid w:val="0045122B"/>
    <w:rsid w:val="00451B89"/>
    <w:rsid w:val="00452F05"/>
    <w:rsid w:val="00453FA3"/>
    <w:rsid w:val="004547D9"/>
    <w:rsid w:val="004553D6"/>
    <w:rsid w:val="00455D5D"/>
    <w:rsid w:val="00456679"/>
    <w:rsid w:val="00457E2D"/>
    <w:rsid w:val="004616C0"/>
    <w:rsid w:val="00462EF5"/>
    <w:rsid w:val="00463AC8"/>
    <w:rsid w:val="00464D44"/>
    <w:rsid w:val="00466874"/>
    <w:rsid w:val="004671DE"/>
    <w:rsid w:val="00471732"/>
    <w:rsid w:val="00472194"/>
    <w:rsid w:val="004724EA"/>
    <w:rsid w:val="00472E97"/>
    <w:rsid w:val="00473A02"/>
    <w:rsid w:val="00474C46"/>
    <w:rsid w:val="0047597D"/>
    <w:rsid w:val="00477BDB"/>
    <w:rsid w:val="00480B2D"/>
    <w:rsid w:val="0048179E"/>
    <w:rsid w:val="00481D82"/>
    <w:rsid w:val="00482616"/>
    <w:rsid w:val="00490E5F"/>
    <w:rsid w:val="00492296"/>
    <w:rsid w:val="00493D9F"/>
    <w:rsid w:val="00493F87"/>
    <w:rsid w:val="004945BE"/>
    <w:rsid w:val="00494BFA"/>
    <w:rsid w:val="00494CCC"/>
    <w:rsid w:val="0049580F"/>
    <w:rsid w:val="00495BD2"/>
    <w:rsid w:val="004A1B08"/>
    <w:rsid w:val="004A36D0"/>
    <w:rsid w:val="004A3E23"/>
    <w:rsid w:val="004A5252"/>
    <w:rsid w:val="004A58C7"/>
    <w:rsid w:val="004A5A09"/>
    <w:rsid w:val="004A6243"/>
    <w:rsid w:val="004A7AE3"/>
    <w:rsid w:val="004B0C5F"/>
    <w:rsid w:val="004B0D5C"/>
    <w:rsid w:val="004B0F9A"/>
    <w:rsid w:val="004B1ED8"/>
    <w:rsid w:val="004B2659"/>
    <w:rsid w:val="004B27E4"/>
    <w:rsid w:val="004B2D40"/>
    <w:rsid w:val="004B4C1D"/>
    <w:rsid w:val="004B5E77"/>
    <w:rsid w:val="004B6FA5"/>
    <w:rsid w:val="004B726A"/>
    <w:rsid w:val="004C0262"/>
    <w:rsid w:val="004C0394"/>
    <w:rsid w:val="004C10E6"/>
    <w:rsid w:val="004C28D2"/>
    <w:rsid w:val="004C2E0A"/>
    <w:rsid w:val="004C49E7"/>
    <w:rsid w:val="004C63B5"/>
    <w:rsid w:val="004C6EF6"/>
    <w:rsid w:val="004C7672"/>
    <w:rsid w:val="004D0045"/>
    <w:rsid w:val="004D27A2"/>
    <w:rsid w:val="004D4CC1"/>
    <w:rsid w:val="004D5408"/>
    <w:rsid w:val="004D7DEB"/>
    <w:rsid w:val="004E15BB"/>
    <w:rsid w:val="004E242C"/>
    <w:rsid w:val="004E33B8"/>
    <w:rsid w:val="004E3941"/>
    <w:rsid w:val="004E3E77"/>
    <w:rsid w:val="004E4284"/>
    <w:rsid w:val="004E4494"/>
    <w:rsid w:val="004E52F1"/>
    <w:rsid w:val="004E5879"/>
    <w:rsid w:val="004F39B2"/>
    <w:rsid w:val="004F5408"/>
    <w:rsid w:val="00501806"/>
    <w:rsid w:val="00501A5C"/>
    <w:rsid w:val="00502ACF"/>
    <w:rsid w:val="0050636E"/>
    <w:rsid w:val="005102F9"/>
    <w:rsid w:val="00511295"/>
    <w:rsid w:val="005128A4"/>
    <w:rsid w:val="00513AD2"/>
    <w:rsid w:val="00513CEC"/>
    <w:rsid w:val="00513F77"/>
    <w:rsid w:val="00514434"/>
    <w:rsid w:val="00515366"/>
    <w:rsid w:val="00517F8F"/>
    <w:rsid w:val="0052010C"/>
    <w:rsid w:val="005226B0"/>
    <w:rsid w:val="00522BA4"/>
    <w:rsid w:val="00523752"/>
    <w:rsid w:val="00524200"/>
    <w:rsid w:val="005246B4"/>
    <w:rsid w:val="00526361"/>
    <w:rsid w:val="00527174"/>
    <w:rsid w:val="00530501"/>
    <w:rsid w:val="00531DD0"/>
    <w:rsid w:val="00532047"/>
    <w:rsid w:val="00532F42"/>
    <w:rsid w:val="00533102"/>
    <w:rsid w:val="00534198"/>
    <w:rsid w:val="00535A34"/>
    <w:rsid w:val="00536099"/>
    <w:rsid w:val="00536CC5"/>
    <w:rsid w:val="00541620"/>
    <w:rsid w:val="0054331F"/>
    <w:rsid w:val="0054479F"/>
    <w:rsid w:val="0054719C"/>
    <w:rsid w:val="005473F2"/>
    <w:rsid w:val="005477AD"/>
    <w:rsid w:val="005506F5"/>
    <w:rsid w:val="00551A29"/>
    <w:rsid w:val="005530FA"/>
    <w:rsid w:val="00556178"/>
    <w:rsid w:val="00556E61"/>
    <w:rsid w:val="00560AAF"/>
    <w:rsid w:val="005625D2"/>
    <w:rsid w:val="00562FDE"/>
    <w:rsid w:val="00563425"/>
    <w:rsid w:val="00563E68"/>
    <w:rsid w:val="00565253"/>
    <w:rsid w:val="005668FD"/>
    <w:rsid w:val="005676E2"/>
    <w:rsid w:val="0057162F"/>
    <w:rsid w:val="00573620"/>
    <w:rsid w:val="00574D63"/>
    <w:rsid w:val="005770F1"/>
    <w:rsid w:val="00580D00"/>
    <w:rsid w:val="0058189D"/>
    <w:rsid w:val="005822F5"/>
    <w:rsid w:val="005840EA"/>
    <w:rsid w:val="0058561A"/>
    <w:rsid w:val="00586AED"/>
    <w:rsid w:val="0058748B"/>
    <w:rsid w:val="005874A7"/>
    <w:rsid w:val="00590237"/>
    <w:rsid w:val="00591892"/>
    <w:rsid w:val="005918A2"/>
    <w:rsid w:val="005937BD"/>
    <w:rsid w:val="00593FEF"/>
    <w:rsid w:val="00596EB6"/>
    <w:rsid w:val="005973CB"/>
    <w:rsid w:val="00597D1B"/>
    <w:rsid w:val="005A0105"/>
    <w:rsid w:val="005A0198"/>
    <w:rsid w:val="005A01F4"/>
    <w:rsid w:val="005A168E"/>
    <w:rsid w:val="005A21E4"/>
    <w:rsid w:val="005A45A8"/>
    <w:rsid w:val="005A5236"/>
    <w:rsid w:val="005A645D"/>
    <w:rsid w:val="005A7FC2"/>
    <w:rsid w:val="005B01EA"/>
    <w:rsid w:val="005B281F"/>
    <w:rsid w:val="005B353A"/>
    <w:rsid w:val="005B3563"/>
    <w:rsid w:val="005C2042"/>
    <w:rsid w:val="005C23AD"/>
    <w:rsid w:val="005C2BCF"/>
    <w:rsid w:val="005C39E8"/>
    <w:rsid w:val="005C55DE"/>
    <w:rsid w:val="005C7CA8"/>
    <w:rsid w:val="005D093A"/>
    <w:rsid w:val="005D0C91"/>
    <w:rsid w:val="005D0FC3"/>
    <w:rsid w:val="005D288C"/>
    <w:rsid w:val="005D38C8"/>
    <w:rsid w:val="005D4585"/>
    <w:rsid w:val="005D4B5A"/>
    <w:rsid w:val="005D4BCA"/>
    <w:rsid w:val="005D4EC4"/>
    <w:rsid w:val="005D5C04"/>
    <w:rsid w:val="005D692B"/>
    <w:rsid w:val="005D7B8E"/>
    <w:rsid w:val="005E149E"/>
    <w:rsid w:val="005E20BD"/>
    <w:rsid w:val="005E2522"/>
    <w:rsid w:val="005E25E8"/>
    <w:rsid w:val="005E2AE2"/>
    <w:rsid w:val="005E303A"/>
    <w:rsid w:val="005E311B"/>
    <w:rsid w:val="005E3B9E"/>
    <w:rsid w:val="005E4A67"/>
    <w:rsid w:val="005E7EC6"/>
    <w:rsid w:val="005F021A"/>
    <w:rsid w:val="005F6555"/>
    <w:rsid w:val="005F6731"/>
    <w:rsid w:val="005F7658"/>
    <w:rsid w:val="005F7EF9"/>
    <w:rsid w:val="006014B3"/>
    <w:rsid w:val="00602707"/>
    <w:rsid w:val="00604AF1"/>
    <w:rsid w:val="006052FA"/>
    <w:rsid w:val="006053C0"/>
    <w:rsid w:val="00605BFC"/>
    <w:rsid w:val="00607C6B"/>
    <w:rsid w:val="00612D66"/>
    <w:rsid w:val="00613C55"/>
    <w:rsid w:val="0061410C"/>
    <w:rsid w:val="00614AE2"/>
    <w:rsid w:val="00615521"/>
    <w:rsid w:val="00620430"/>
    <w:rsid w:val="006208E9"/>
    <w:rsid w:val="006239DE"/>
    <w:rsid w:val="00623B5C"/>
    <w:rsid w:val="00624EB9"/>
    <w:rsid w:val="00627D57"/>
    <w:rsid w:val="0063022D"/>
    <w:rsid w:val="00630AFB"/>
    <w:rsid w:val="00630C6E"/>
    <w:rsid w:val="006318A2"/>
    <w:rsid w:val="006351FD"/>
    <w:rsid w:val="00635C03"/>
    <w:rsid w:val="00641266"/>
    <w:rsid w:val="0064170E"/>
    <w:rsid w:val="0064271C"/>
    <w:rsid w:val="006430D6"/>
    <w:rsid w:val="0064398E"/>
    <w:rsid w:val="006464F2"/>
    <w:rsid w:val="00647E16"/>
    <w:rsid w:val="00650678"/>
    <w:rsid w:val="006508D9"/>
    <w:rsid w:val="006527E9"/>
    <w:rsid w:val="00652A72"/>
    <w:rsid w:val="0065383B"/>
    <w:rsid w:val="00656EF1"/>
    <w:rsid w:val="0066050F"/>
    <w:rsid w:val="00660ACC"/>
    <w:rsid w:val="0066186F"/>
    <w:rsid w:val="00662089"/>
    <w:rsid w:val="00662400"/>
    <w:rsid w:val="00665626"/>
    <w:rsid w:val="00665CCC"/>
    <w:rsid w:val="00666974"/>
    <w:rsid w:val="006707A9"/>
    <w:rsid w:val="006720DB"/>
    <w:rsid w:val="00672667"/>
    <w:rsid w:val="006728C0"/>
    <w:rsid w:val="0067471C"/>
    <w:rsid w:val="00674D1A"/>
    <w:rsid w:val="0067573A"/>
    <w:rsid w:val="00675FB9"/>
    <w:rsid w:val="0067640E"/>
    <w:rsid w:val="00677B26"/>
    <w:rsid w:val="00677CE3"/>
    <w:rsid w:val="0068066A"/>
    <w:rsid w:val="00683C8D"/>
    <w:rsid w:val="0068403C"/>
    <w:rsid w:val="00684E98"/>
    <w:rsid w:val="00686856"/>
    <w:rsid w:val="0068757D"/>
    <w:rsid w:val="00687F76"/>
    <w:rsid w:val="00694436"/>
    <w:rsid w:val="006948CB"/>
    <w:rsid w:val="00695032"/>
    <w:rsid w:val="006967B2"/>
    <w:rsid w:val="00696A8B"/>
    <w:rsid w:val="006978A5"/>
    <w:rsid w:val="006979AF"/>
    <w:rsid w:val="006979BF"/>
    <w:rsid w:val="006A19B2"/>
    <w:rsid w:val="006A1E35"/>
    <w:rsid w:val="006A4337"/>
    <w:rsid w:val="006A584E"/>
    <w:rsid w:val="006A5A39"/>
    <w:rsid w:val="006A5DF3"/>
    <w:rsid w:val="006A7EF5"/>
    <w:rsid w:val="006B0AF0"/>
    <w:rsid w:val="006B1D4E"/>
    <w:rsid w:val="006B2581"/>
    <w:rsid w:val="006B2C7B"/>
    <w:rsid w:val="006B3EB4"/>
    <w:rsid w:val="006B4303"/>
    <w:rsid w:val="006B5512"/>
    <w:rsid w:val="006B653F"/>
    <w:rsid w:val="006B6A31"/>
    <w:rsid w:val="006C5ECD"/>
    <w:rsid w:val="006D051C"/>
    <w:rsid w:val="006D0F4B"/>
    <w:rsid w:val="006D12FC"/>
    <w:rsid w:val="006D76D2"/>
    <w:rsid w:val="006E1637"/>
    <w:rsid w:val="006E1EE4"/>
    <w:rsid w:val="006E20F3"/>
    <w:rsid w:val="006E5722"/>
    <w:rsid w:val="006F1042"/>
    <w:rsid w:val="006F1255"/>
    <w:rsid w:val="006F1B9D"/>
    <w:rsid w:val="006F2898"/>
    <w:rsid w:val="006F298E"/>
    <w:rsid w:val="006F31A1"/>
    <w:rsid w:val="006F35F7"/>
    <w:rsid w:val="006F3708"/>
    <w:rsid w:val="006F434D"/>
    <w:rsid w:val="006F4ED6"/>
    <w:rsid w:val="006F6987"/>
    <w:rsid w:val="006F7118"/>
    <w:rsid w:val="007014D3"/>
    <w:rsid w:val="0070187A"/>
    <w:rsid w:val="0070339F"/>
    <w:rsid w:val="00705681"/>
    <w:rsid w:val="007071F4"/>
    <w:rsid w:val="007103E4"/>
    <w:rsid w:val="00710CA8"/>
    <w:rsid w:val="0071104F"/>
    <w:rsid w:val="007114F6"/>
    <w:rsid w:val="00717FE3"/>
    <w:rsid w:val="00720BCA"/>
    <w:rsid w:val="00720C13"/>
    <w:rsid w:val="00721B0C"/>
    <w:rsid w:val="0072247A"/>
    <w:rsid w:val="00724CE2"/>
    <w:rsid w:val="007251FC"/>
    <w:rsid w:val="00725298"/>
    <w:rsid w:val="00727A7F"/>
    <w:rsid w:val="00727F54"/>
    <w:rsid w:val="00730078"/>
    <w:rsid w:val="0073235B"/>
    <w:rsid w:val="007344FC"/>
    <w:rsid w:val="00735659"/>
    <w:rsid w:val="00736C97"/>
    <w:rsid w:val="0073742D"/>
    <w:rsid w:val="0073757F"/>
    <w:rsid w:val="00740D32"/>
    <w:rsid w:val="007413F6"/>
    <w:rsid w:val="007417CE"/>
    <w:rsid w:val="0074189F"/>
    <w:rsid w:val="00742573"/>
    <w:rsid w:val="00747393"/>
    <w:rsid w:val="007476C4"/>
    <w:rsid w:val="00750351"/>
    <w:rsid w:val="00750823"/>
    <w:rsid w:val="0075211F"/>
    <w:rsid w:val="00752520"/>
    <w:rsid w:val="00754A50"/>
    <w:rsid w:val="00755CAE"/>
    <w:rsid w:val="00755F45"/>
    <w:rsid w:val="0075615A"/>
    <w:rsid w:val="00757087"/>
    <w:rsid w:val="00757141"/>
    <w:rsid w:val="007612FD"/>
    <w:rsid w:val="00762D60"/>
    <w:rsid w:val="00762FBB"/>
    <w:rsid w:val="00763533"/>
    <w:rsid w:val="00763595"/>
    <w:rsid w:val="007659BC"/>
    <w:rsid w:val="00766B98"/>
    <w:rsid w:val="00767D0A"/>
    <w:rsid w:val="00770168"/>
    <w:rsid w:val="00773936"/>
    <w:rsid w:val="00773D6C"/>
    <w:rsid w:val="00774979"/>
    <w:rsid w:val="00775CE5"/>
    <w:rsid w:val="00776F2F"/>
    <w:rsid w:val="0077748B"/>
    <w:rsid w:val="0077769B"/>
    <w:rsid w:val="0077784D"/>
    <w:rsid w:val="007820A5"/>
    <w:rsid w:val="007822A4"/>
    <w:rsid w:val="00783467"/>
    <w:rsid w:val="0078379B"/>
    <w:rsid w:val="007847E9"/>
    <w:rsid w:val="00785F03"/>
    <w:rsid w:val="00785F60"/>
    <w:rsid w:val="0078712C"/>
    <w:rsid w:val="00790206"/>
    <w:rsid w:val="007908D9"/>
    <w:rsid w:val="007916C0"/>
    <w:rsid w:val="00791B2E"/>
    <w:rsid w:val="007936BA"/>
    <w:rsid w:val="00796B93"/>
    <w:rsid w:val="00797477"/>
    <w:rsid w:val="007974BF"/>
    <w:rsid w:val="00797D9C"/>
    <w:rsid w:val="007A12F1"/>
    <w:rsid w:val="007A1ECB"/>
    <w:rsid w:val="007A297F"/>
    <w:rsid w:val="007A2F8D"/>
    <w:rsid w:val="007A32B3"/>
    <w:rsid w:val="007A5152"/>
    <w:rsid w:val="007A6181"/>
    <w:rsid w:val="007A64ED"/>
    <w:rsid w:val="007A6572"/>
    <w:rsid w:val="007A6631"/>
    <w:rsid w:val="007A6A5E"/>
    <w:rsid w:val="007A6AB1"/>
    <w:rsid w:val="007A6D23"/>
    <w:rsid w:val="007A7E37"/>
    <w:rsid w:val="007B1805"/>
    <w:rsid w:val="007B3D1C"/>
    <w:rsid w:val="007B521F"/>
    <w:rsid w:val="007B5A78"/>
    <w:rsid w:val="007B61F7"/>
    <w:rsid w:val="007B7383"/>
    <w:rsid w:val="007B7B2B"/>
    <w:rsid w:val="007B7C58"/>
    <w:rsid w:val="007C0FA0"/>
    <w:rsid w:val="007C170F"/>
    <w:rsid w:val="007C3CB1"/>
    <w:rsid w:val="007C49A4"/>
    <w:rsid w:val="007C5E61"/>
    <w:rsid w:val="007C70C5"/>
    <w:rsid w:val="007C7514"/>
    <w:rsid w:val="007C76B5"/>
    <w:rsid w:val="007C7749"/>
    <w:rsid w:val="007D0283"/>
    <w:rsid w:val="007D05F5"/>
    <w:rsid w:val="007D0B59"/>
    <w:rsid w:val="007D1F18"/>
    <w:rsid w:val="007D5356"/>
    <w:rsid w:val="007D54F2"/>
    <w:rsid w:val="007D647F"/>
    <w:rsid w:val="007E1CA5"/>
    <w:rsid w:val="007E37B6"/>
    <w:rsid w:val="007F0393"/>
    <w:rsid w:val="007F0C48"/>
    <w:rsid w:val="007F1921"/>
    <w:rsid w:val="007F1F3C"/>
    <w:rsid w:val="007F241B"/>
    <w:rsid w:val="007F67F7"/>
    <w:rsid w:val="007F7E52"/>
    <w:rsid w:val="00802C64"/>
    <w:rsid w:val="00803E0E"/>
    <w:rsid w:val="008056D4"/>
    <w:rsid w:val="00806221"/>
    <w:rsid w:val="00807977"/>
    <w:rsid w:val="00810DEA"/>
    <w:rsid w:val="008111C5"/>
    <w:rsid w:val="00811419"/>
    <w:rsid w:val="00811868"/>
    <w:rsid w:val="0081193A"/>
    <w:rsid w:val="008146EC"/>
    <w:rsid w:val="0081485A"/>
    <w:rsid w:val="0081624E"/>
    <w:rsid w:val="008167B4"/>
    <w:rsid w:val="00820BD1"/>
    <w:rsid w:val="008221EB"/>
    <w:rsid w:val="0082244E"/>
    <w:rsid w:val="0082316E"/>
    <w:rsid w:val="00823F21"/>
    <w:rsid w:val="008249F5"/>
    <w:rsid w:val="00825850"/>
    <w:rsid w:val="00832917"/>
    <w:rsid w:val="00832C20"/>
    <w:rsid w:val="00834A43"/>
    <w:rsid w:val="00835BCD"/>
    <w:rsid w:val="008410CA"/>
    <w:rsid w:val="00842571"/>
    <w:rsid w:val="008426CC"/>
    <w:rsid w:val="008449BA"/>
    <w:rsid w:val="00845CBD"/>
    <w:rsid w:val="00851A08"/>
    <w:rsid w:val="00851CAD"/>
    <w:rsid w:val="00851D1B"/>
    <w:rsid w:val="00851DFF"/>
    <w:rsid w:val="00851E8E"/>
    <w:rsid w:val="00854B7C"/>
    <w:rsid w:val="008568B3"/>
    <w:rsid w:val="00856A0B"/>
    <w:rsid w:val="00857EBA"/>
    <w:rsid w:val="00860844"/>
    <w:rsid w:val="00861094"/>
    <w:rsid w:val="00862456"/>
    <w:rsid w:val="00863548"/>
    <w:rsid w:val="00863F39"/>
    <w:rsid w:val="008657B1"/>
    <w:rsid w:val="0086591A"/>
    <w:rsid w:val="008671CC"/>
    <w:rsid w:val="008675A2"/>
    <w:rsid w:val="00870FDC"/>
    <w:rsid w:val="008728E0"/>
    <w:rsid w:val="0087661A"/>
    <w:rsid w:val="00876C56"/>
    <w:rsid w:val="00880EC3"/>
    <w:rsid w:val="008818D2"/>
    <w:rsid w:val="00881926"/>
    <w:rsid w:val="008837D0"/>
    <w:rsid w:val="00884059"/>
    <w:rsid w:val="0088459B"/>
    <w:rsid w:val="00884FF0"/>
    <w:rsid w:val="0088693D"/>
    <w:rsid w:val="00887E65"/>
    <w:rsid w:val="00890D3D"/>
    <w:rsid w:val="00891847"/>
    <w:rsid w:val="00891CA2"/>
    <w:rsid w:val="00891EC8"/>
    <w:rsid w:val="008922BD"/>
    <w:rsid w:val="0089245B"/>
    <w:rsid w:val="008938C7"/>
    <w:rsid w:val="00894601"/>
    <w:rsid w:val="008A029F"/>
    <w:rsid w:val="008A14BF"/>
    <w:rsid w:val="008A1E99"/>
    <w:rsid w:val="008A1F3E"/>
    <w:rsid w:val="008A229D"/>
    <w:rsid w:val="008A4732"/>
    <w:rsid w:val="008A5066"/>
    <w:rsid w:val="008A5E6F"/>
    <w:rsid w:val="008A6661"/>
    <w:rsid w:val="008A719E"/>
    <w:rsid w:val="008A79D8"/>
    <w:rsid w:val="008B05AC"/>
    <w:rsid w:val="008B1708"/>
    <w:rsid w:val="008B1AD0"/>
    <w:rsid w:val="008B2E35"/>
    <w:rsid w:val="008B5FFD"/>
    <w:rsid w:val="008B65C5"/>
    <w:rsid w:val="008B75BE"/>
    <w:rsid w:val="008C2562"/>
    <w:rsid w:val="008C2960"/>
    <w:rsid w:val="008C5C85"/>
    <w:rsid w:val="008D0B79"/>
    <w:rsid w:val="008D1609"/>
    <w:rsid w:val="008D1A77"/>
    <w:rsid w:val="008D1F25"/>
    <w:rsid w:val="008D2169"/>
    <w:rsid w:val="008D31FF"/>
    <w:rsid w:val="008D59F8"/>
    <w:rsid w:val="008D7F4C"/>
    <w:rsid w:val="008E34A8"/>
    <w:rsid w:val="008E3EC6"/>
    <w:rsid w:val="008E46D9"/>
    <w:rsid w:val="008E538C"/>
    <w:rsid w:val="008E53BC"/>
    <w:rsid w:val="008E5880"/>
    <w:rsid w:val="008E7271"/>
    <w:rsid w:val="008E73AF"/>
    <w:rsid w:val="008E7E0A"/>
    <w:rsid w:val="008F0E96"/>
    <w:rsid w:val="008F1B3B"/>
    <w:rsid w:val="008F35F2"/>
    <w:rsid w:val="008F37AA"/>
    <w:rsid w:val="008F65F3"/>
    <w:rsid w:val="008F6F46"/>
    <w:rsid w:val="008F79E9"/>
    <w:rsid w:val="00900507"/>
    <w:rsid w:val="00901491"/>
    <w:rsid w:val="00902F15"/>
    <w:rsid w:val="00903178"/>
    <w:rsid w:val="00904B8A"/>
    <w:rsid w:val="009062CA"/>
    <w:rsid w:val="00906DB4"/>
    <w:rsid w:val="00907140"/>
    <w:rsid w:val="00907966"/>
    <w:rsid w:val="00907F50"/>
    <w:rsid w:val="00912B1B"/>
    <w:rsid w:val="00912CC8"/>
    <w:rsid w:val="00915AC9"/>
    <w:rsid w:val="00916F12"/>
    <w:rsid w:val="00917276"/>
    <w:rsid w:val="00920CBB"/>
    <w:rsid w:val="0092116A"/>
    <w:rsid w:val="0092120D"/>
    <w:rsid w:val="00922282"/>
    <w:rsid w:val="00922B84"/>
    <w:rsid w:val="0092422E"/>
    <w:rsid w:val="009252DD"/>
    <w:rsid w:val="0092619C"/>
    <w:rsid w:val="009261CA"/>
    <w:rsid w:val="0092624C"/>
    <w:rsid w:val="00927540"/>
    <w:rsid w:val="0092787D"/>
    <w:rsid w:val="00927CA9"/>
    <w:rsid w:val="00927F42"/>
    <w:rsid w:val="00932FAB"/>
    <w:rsid w:val="0093380B"/>
    <w:rsid w:val="0093401F"/>
    <w:rsid w:val="00935685"/>
    <w:rsid w:val="0093743E"/>
    <w:rsid w:val="00940486"/>
    <w:rsid w:val="00940EE8"/>
    <w:rsid w:val="00941CA0"/>
    <w:rsid w:val="00941E4F"/>
    <w:rsid w:val="00942112"/>
    <w:rsid w:val="00942961"/>
    <w:rsid w:val="009430C3"/>
    <w:rsid w:val="0094396A"/>
    <w:rsid w:val="0094402C"/>
    <w:rsid w:val="00944B7A"/>
    <w:rsid w:val="00944EF8"/>
    <w:rsid w:val="009467CF"/>
    <w:rsid w:val="00946D23"/>
    <w:rsid w:val="00952705"/>
    <w:rsid w:val="00953097"/>
    <w:rsid w:val="009537C2"/>
    <w:rsid w:val="00953D23"/>
    <w:rsid w:val="00953F4D"/>
    <w:rsid w:val="0095413F"/>
    <w:rsid w:val="0095451F"/>
    <w:rsid w:val="009559A3"/>
    <w:rsid w:val="00961026"/>
    <w:rsid w:val="009621CD"/>
    <w:rsid w:val="00962949"/>
    <w:rsid w:val="0096349C"/>
    <w:rsid w:val="00964122"/>
    <w:rsid w:val="00965CA3"/>
    <w:rsid w:val="00970804"/>
    <w:rsid w:val="00970CF4"/>
    <w:rsid w:val="00970FC3"/>
    <w:rsid w:val="009729A2"/>
    <w:rsid w:val="00973710"/>
    <w:rsid w:val="00975164"/>
    <w:rsid w:val="009752CB"/>
    <w:rsid w:val="00976955"/>
    <w:rsid w:val="009769A9"/>
    <w:rsid w:val="00976E68"/>
    <w:rsid w:val="00977C78"/>
    <w:rsid w:val="00980F57"/>
    <w:rsid w:val="009814A5"/>
    <w:rsid w:val="00982100"/>
    <w:rsid w:val="00982B02"/>
    <w:rsid w:val="00984270"/>
    <w:rsid w:val="00984333"/>
    <w:rsid w:val="00984689"/>
    <w:rsid w:val="009858C1"/>
    <w:rsid w:val="00986AA8"/>
    <w:rsid w:val="00987294"/>
    <w:rsid w:val="00990275"/>
    <w:rsid w:val="009908B7"/>
    <w:rsid w:val="00990EAB"/>
    <w:rsid w:val="00991163"/>
    <w:rsid w:val="00991A9E"/>
    <w:rsid w:val="00991AA9"/>
    <w:rsid w:val="00992E10"/>
    <w:rsid w:val="0099390D"/>
    <w:rsid w:val="00994F00"/>
    <w:rsid w:val="009976AF"/>
    <w:rsid w:val="009A035F"/>
    <w:rsid w:val="009A1819"/>
    <w:rsid w:val="009A1C7D"/>
    <w:rsid w:val="009A1DDD"/>
    <w:rsid w:val="009A25E2"/>
    <w:rsid w:val="009A3F45"/>
    <w:rsid w:val="009A5F33"/>
    <w:rsid w:val="009B0327"/>
    <w:rsid w:val="009B233E"/>
    <w:rsid w:val="009B235E"/>
    <w:rsid w:val="009B5727"/>
    <w:rsid w:val="009B613D"/>
    <w:rsid w:val="009B73EC"/>
    <w:rsid w:val="009B7BC4"/>
    <w:rsid w:val="009C0673"/>
    <w:rsid w:val="009C18C0"/>
    <w:rsid w:val="009C1CFF"/>
    <w:rsid w:val="009C2524"/>
    <w:rsid w:val="009C44D2"/>
    <w:rsid w:val="009C473C"/>
    <w:rsid w:val="009C4A72"/>
    <w:rsid w:val="009C5949"/>
    <w:rsid w:val="009C6B36"/>
    <w:rsid w:val="009C6BA4"/>
    <w:rsid w:val="009C7A61"/>
    <w:rsid w:val="009C7C9E"/>
    <w:rsid w:val="009D0E00"/>
    <w:rsid w:val="009D134A"/>
    <w:rsid w:val="009D178F"/>
    <w:rsid w:val="009D1877"/>
    <w:rsid w:val="009D358D"/>
    <w:rsid w:val="009D4543"/>
    <w:rsid w:val="009D5CAA"/>
    <w:rsid w:val="009D6F73"/>
    <w:rsid w:val="009D7D5A"/>
    <w:rsid w:val="009E0390"/>
    <w:rsid w:val="009E03E4"/>
    <w:rsid w:val="009E1061"/>
    <w:rsid w:val="009E2316"/>
    <w:rsid w:val="009E24CA"/>
    <w:rsid w:val="009E40EF"/>
    <w:rsid w:val="009E4CD9"/>
    <w:rsid w:val="009E5956"/>
    <w:rsid w:val="009F0982"/>
    <w:rsid w:val="009F09BE"/>
    <w:rsid w:val="009F4B0B"/>
    <w:rsid w:val="009F4C93"/>
    <w:rsid w:val="009F59C8"/>
    <w:rsid w:val="009F65D7"/>
    <w:rsid w:val="009F7DEE"/>
    <w:rsid w:val="009F7E66"/>
    <w:rsid w:val="00A00AFC"/>
    <w:rsid w:val="00A00F2E"/>
    <w:rsid w:val="00A02550"/>
    <w:rsid w:val="00A02CDE"/>
    <w:rsid w:val="00A040A0"/>
    <w:rsid w:val="00A042DC"/>
    <w:rsid w:val="00A043AC"/>
    <w:rsid w:val="00A0491D"/>
    <w:rsid w:val="00A14C26"/>
    <w:rsid w:val="00A179B7"/>
    <w:rsid w:val="00A20471"/>
    <w:rsid w:val="00A218A2"/>
    <w:rsid w:val="00A23FEC"/>
    <w:rsid w:val="00A23FFA"/>
    <w:rsid w:val="00A2439B"/>
    <w:rsid w:val="00A26CA4"/>
    <w:rsid w:val="00A2749D"/>
    <w:rsid w:val="00A30C97"/>
    <w:rsid w:val="00A31F1E"/>
    <w:rsid w:val="00A33540"/>
    <w:rsid w:val="00A3363E"/>
    <w:rsid w:val="00A340DB"/>
    <w:rsid w:val="00A347D4"/>
    <w:rsid w:val="00A35DBB"/>
    <w:rsid w:val="00A36350"/>
    <w:rsid w:val="00A369AD"/>
    <w:rsid w:val="00A4094B"/>
    <w:rsid w:val="00A41265"/>
    <w:rsid w:val="00A41E38"/>
    <w:rsid w:val="00A42202"/>
    <w:rsid w:val="00A42C7C"/>
    <w:rsid w:val="00A43487"/>
    <w:rsid w:val="00A43CAE"/>
    <w:rsid w:val="00A4429E"/>
    <w:rsid w:val="00A4639A"/>
    <w:rsid w:val="00A46AAC"/>
    <w:rsid w:val="00A507ED"/>
    <w:rsid w:val="00A53062"/>
    <w:rsid w:val="00A553A8"/>
    <w:rsid w:val="00A55436"/>
    <w:rsid w:val="00A557D9"/>
    <w:rsid w:val="00A55EAE"/>
    <w:rsid w:val="00A5641A"/>
    <w:rsid w:val="00A566B0"/>
    <w:rsid w:val="00A56898"/>
    <w:rsid w:val="00A5771E"/>
    <w:rsid w:val="00A62E67"/>
    <w:rsid w:val="00A6358F"/>
    <w:rsid w:val="00A63FAE"/>
    <w:rsid w:val="00A6401E"/>
    <w:rsid w:val="00A6625E"/>
    <w:rsid w:val="00A66CBA"/>
    <w:rsid w:val="00A67679"/>
    <w:rsid w:val="00A678C5"/>
    <w:rsid w:val="00A7174E"/>
    <w:rsid w:val="00A718A5"/>
    <w:rsid w:val="00A72758"/>
    <w:rsid w:val="00A72FCB"/>
    <w:rsid w:val="00A75449"/>
    <w:rsid w:val="00A77C92"/>
    <w:rsid w:val="00A80079"/>
    <w:rsid w:val="00A840F6"/>
    <w:rsid w:val="00A84109"/>
    <w:rsid w:val="00A86293"/>
    <w:rsid w:val="00A87549"/>
    <w:rsid w:val="00A8756E"/>
    <w:rsid w:val="00A91201"/>
    <w:rsid w:val="00A91FB7"/>
    <w:rsid w:val="00A927B2"/>
    <w:rsid w:val="00A93D05"/>
    <w:rsid w:val="00A94556"/>
    <w:rsid w:val="00A94E6B"/>
    <w:rsid w:val="00A96B6B"/>
    <w:rsid w:val="00A9799D"/>
    <w:rsid w:val="00AA2057"/>
    <w:rsid w:val="00AA20A3"/>
    <w:rsid w:val="00AA273F"/>
    <w:rsid w:val="00AA2EFE"/>
    <w:rsid w:val="00AA378F"/>
    <w:rsid w:val="00AA39F5"/>
    <w:rsid w:val="00AA5457"/>
    <w:rsid w:val="00AA648B"/>
    <w:rsid w:val="00AA68CF"/>
    <w:rsid w:val="00AA6BC3"/>
    <w:rsid w:val="00AA6CE5"/>
    <w:rsid w:val="00AB0F7B"/>
    <w:rsid w:val="00AB1ECC"/>
    <w:rsid w:val="00AB2241"/>
    <w:rsid w:val="00AB3C94"/>
    <w:rsid w:val="00AB4F81"/>
    <w:rsid w:val="00AB54FA"/>
    <w:rsid w:val="00AB5674"/>
    <w:rsid w:val="00AC10CE"/>
    <w:rsid w:val="00AC2414"/>
    <w:rsid w:val="00AC578F"/>
    <w:rsid w:val="00AC5C2A"/>
    <w:rsid w:val="00AC6989"/>
    <w:rsid w:val="00AD06FA"/>
    <w:rsid w:val="00AD28D3"/>
    <w:rsid w:val="00AD48C4"/>
    <w:rsid w:val="00AE0942"/>
    <w:rsid w:val="00AE13AF"/>
    <w:rsid w:val="00AE2519"/>
    <w:rsid w:val="00AE5814"/>
    <w:rsid w:val="00AE6D0E"/>
    <w:rsid w:val="00AF0040"/>
    <w:rsid w:val="00AF09F9"/>
    <w:rsid w:val="00AF3240"/>
    <w:rsid w:val="00AF3D7C"/>
    <w:rsid w:val="00B01FD0"/>
    <w:rsid w:val="00B02159"/>
    <w:rsid w:val="00B036D1"/>
    <w:rsid w:val="00B05854"/>
    <w:rsid w:val="00B063CA"/>
    <w:rsid w:val="00B06A49"/>
    <w:rsid w:val="00B10F27"/>
    <w:rsid w:val="00B11B2C"/>
    <w:rsid w:val="00B12069"/>
    <w:rsid w:val="00B14D2A"/>
    <w:rsid w:val="00B15B92"/>
    <w:rsid w:val="00B169CE"/>
    <w:rsid w:val="00B16BAC"/>
    <w:rsid w:val="00B170AA"/>
    <w:rsid w:val="00B17143"/>
    <w:rsid w:val="00B223B3"/>
    <w:rsid w:val="00B226F7"/>
    <w:rsid w:val="00B23CAB"/>
    <w:rsid w:val="00B23E58"/>
    <w:rsid w:val="00B24EB0"/>
    <w:rsid w:val="00B26506"/>
    <w:rsid w:val="00B26803"/>
    <w:rsid w:val="00B2697C"/>
    <w:rsid w:val="00B277D6"/>
    <w:rsid w:val="00B30F04"/>
    <w:rsid w:val="00B32018"/>
    <w:rsid w:val="00B32421"/>
    <w:rsid w:val="00B33CA1"/>
    <w:rsid w:val="00B33CAB"/>
    <w:rsid w:val="00B34D04"/>
    <w:rsid w:val="00B350CB"/>
    <w:rsid w:val="00B3538A"/>
    <w:rsid w:val="00B3679C"/>
    <w:rsid w:val="00B36A23"/>
    <w:rsid w:val="00B36BB7"/>
    <w:rsid w:val="00B41EFA"/>
    <w:rsid w:val="00B422F5"/>
    <w:rsid w:val="00B4508E"/>
    <w:rsid w:val="00B47179"/>
    <w:rsid w:val="00B47567"/>
    <w:rsid w:val="00B47B56"/>
    <w:rsid w:val="00B47EBF"/>
    <w:rsid w:val="00B50929"/>
    <w:rsid w:val="00B52F7E"/>
    <w:rsid w:val="00B5334F"/>
    <w:rsid w:val="00B53C76"/>
    <w:rsid w:val="00B54245"/>
    <w:rsid w:val="00B54EBE"/>
    <w:rsid w:val="00B556D0"/>
    <w:rsid w:val="00B568E3"/>
    <w:rsid w:val="00B5767B"/>
    <w:rsid w:val="00B6052B"/>
    <w:rsid w:val="00B60ED2"/>
    <w:rsid w:val="00B61480"/>
    <w:rsid w:val="00B61D68"/>
    <w:rsid w:val="00B63644"/>
    <w:rsid w:val="00B63CAC"/>
    <w:rsid w:val="00B64301"/>
    <w:rsid w:val="00B64FB2"/>
    <w:rsid w:val="00B6589B"/>
    <w:rsid w:val="00B70059"/>
    <w:rsid w:val="00B709E5"/>
    <w:rsid w:val="00B745AA"/>
    <w:rsid w:val="00B75154"/>
    <w:rsid w:val="00B75CE8"/>
    <w:rsid w:val="00B77990"/>
    <w:rsid w:val="00B77D3B"/>
    <w:rsid w:val="00B8043C"/>
    <w:rsid w:val="00B80456"/>
    <w:rsid w:val="00B81222"/>
    <w:rsid w:val="00B81E50"/>
    <w:rsid w:val="00B822FC"/>
    <w:rsid w:val="00B84494"/>
    <w:rsid w:val="00B84FA1"/>
    <w:rsid w:val="00B853C3"/>
    <w:rsid w:val="00B8595A"/>
    <w:rsid w:val="00B91012"/>
    <w:rsid w:val="00B91B05"/>
    <w:rsid w:val="00B92C1B"/>
    <w:rsid w:val="00B94036"/>
    <w:rsid w:val="00B95590"/>
    <w:rsid w:val="00B95D46"/>
    <w:rsid w:val="00B97723"/>
    <w:rsid w:val="00BA017F"/>
    <w:rsid w:val="00BA1A4E"/>
    <w:rsid w:val="00BA280A"/>
    <w:rsid w:val="00BA3A37"/>
    <w:rsid w:val="00BA4E17"/>
    <w:rsid w:val="00BA78AB"/>
    <w:rsid w:val="00BA7961"/>
    <w:rsid w:val="00BB0647"/>
    <w:rsid w:val="00BB0BCB"/>
    <w:rsid w:val="00BB193A"/>
    <w:rsid w:val="00BB309C"/>
    <w:rsid w:val="00BB7532"/>
    <w:rsid w:val="00BC096B"/>
    <w:rsid w:val="00BC2A67"/>
    <w:rsid w:val="00BC4049"/>
    <w:rsid w:val="00BC544C"/>
    <w:rsid w:val="00BC7D71"/>
    <w:rsid w:val="00BD0DA7"/>
    <w:rsid w:val="00BD11F8"/>
    <w:rsid w:val="00BD126F"/>
    <w:rsid w:val="00BD2742"/>
    <w:rsid w:val="00BD2939"/>
    <w:rsid w:val="00BD30D9"/>
    <w:rsid w:val="00BD3D2C"/>
    <w:rsid w:val="00BD4012"/>
    <w:rsid w:val="00BD4831"/>
    <w:rsid w:val="00BD64DB"/>
    <w:rsid w:val="00BD6933"/>
    <w:rsid w:val="00BD6966"/>
    <w:rsid w:val="00BE14AE"/>
    <w:rsid w:val="00BE3A18"/>
    <w:rsid w:val="00BE4A18"/>
    <w:rsid w:val="00BE5545"/>
    <w:rsid w:val="00BE6A1E"/>
    <w:rsid w:val="00BE6B77"/>
    <w:rsid w:val="00BE776D"/>
    <w:rsid w:val="00BE7D04"/>
    <w:rsid w:val="00BF1E32"/>
    <w:rsid w:val="00BF71F9"/>
    <w:rsid w:val="00BF7F51"/>
    <w:rsid w:val="00C00305"/>
    <w:rsid w:val="00C00479"/>
    <w:rsid w:val="00C01109"/>
    <w:rsid w:val="00C01A30"/>
    <w:rsid w:val="00C01EBC"/>
    <w:rsid w:val="00C02E4F"/>
    <w:rsid w:val="00C0368A"/>
    <w:rsid w:val="00C05D1B"/>
    <w:rsid w:val="00C06594"/>
    <w:rsid w:val="00C07A74"/>
    <w:rsid w:val="00C07B4D"/>
    <w:rsid w:val="00C07FB4"/>
    <w:rsid w:val="00C13E47"/>
    <w:rsid w:val="00C15989"/>
    <w:rsid w:val="00C17B8F"/>
    <w:rsid w:val="00C17FE4"/>
    <w:rsid w:val="00C218D7"/>
    <w:rsid w:val="00C21BE1"/>
    <w:rsid w:val="00C24093"/>
    <w:rsid w:val="00C27DF4"/>
    <w:rsid w:val="00C27FB9"/>
    <w:rsid w:val="00C30256"/>
    <w:rsid w:val="00C306D4"/>
    <w:rsid w:val="00C30D8C"/>
    <w:rsid w:val="00C30E62"/>
    <w:rsid w:val="00C32AB1"/>
    <w:rsid w:val="00C33DFB"/>
    <w:rsid w:val="00C340CE"/>
    <w:rsid w:val="00C351F4"/>
    <w:rsid w:val="00C3570B"/>
    <w:rsid w:val="00C36642"/>
    <w:rsid w:val="00C37BA8"/>
    <w:rsid w:val="00C37F1D"/>
    <w:rsid w:val="00C409BB"/>
    <w:rsid w:val="00C4102A"/>
    <w:rsid w:val="00C411A6"/>
    <w:rsid w:val="00C4389F"/>
    <w:rsid w:val="00C4432F"/>
    <w:rsid w:val="00C447FD"/>
    <w:rsid w:val="00C51413"/>
    <w:rsid w:val="00C5477E"/>
    <w:rsid w:val="00C56E2F"/>
    <w:rsid w:val="00C56FCB"/>
    <w:rsid w:val="00C57040"/>
    <w:rsid w:val="00C57078"/>
    <w:rsid w:val="00C57AD6"/>
    <w:rsid w:val="00C61218"/>
    <w:rsid w:val="00C61EE8"/>
    <w:rsid w:val="00C62C5A"/>
    <w:rsid w:val="00C63306"/>
    <w:rsid w:val="00C64902"/>
    <w:rsid w:val="00C70C65"/>
    <w:rsid w:val="00C71A1D"/>
    <w:rsid w:val="00C7243B"/>
    <w:rsid w:val="00C7359F"/>
    <w:rsid w:val="00C75374"/>
    <w:rsid w:val="00C753A9"/>
    <w:rsid w:val="00C760EB"/>
    <w:rsid w:val="00C7626E"/>
    <w:rsid w:val="00C804C8"/>
    <w:rsid w:val="00C80CE6"/>
    <w:rsid w:val="00C82555"/>
    <w:rsid w:val="00C83F3B"/>
    <w:rsid w:val="00C85637"/>
    <w:rsid w:val="00C86940"/>
    <w:rsid w:val="00C90575"/>
    <w:rsid w:val="00C9094C"/>
    <w:rsid w:val="00C91AEE"/>
    <w:rsid w:val="00C91B1B"/>
    <w:rsid w:val="00C91FCC"/>
    <w:rsid w:val="00C92A1D"/>
    <w:rsid w:val="00C94DDB"/>
    <w:rsid w:val="00C95F5F"/>
    <w:rsid w:val="00C95F7B"/>
    <w:rsid w:val="00C9770E"/>
    <w:rsid w:val="00CA021B"/>
    <w:rsid w:val="00CA0694"/>
    <w:rsid w:val="00CA11BC"/>
    <w:rsid w:val="00CA3CC4"/>
    <w:rsid w:val="00CA69BC"/>
    <w:rsid w:val="00CB09BE"/>
    <w:rsid w:val="00CB0EE7"/>
    <w:rsid w:val="00CB0FC7"/>
    <w:rsid w:val="00CB26A2"/>
    <w:rsid w:val="00CB4DB6"/>
    <w:rsid w:val="00CB57FC"/>
    <w:rsid w:val="00CB63ED"/>
    <w:rsid w:val="00CB68CA"/>
    <w:rsid w:val="00CC22FF"/>
    <w:rsid w:val="00CC38D6"/>
    <w:rsid w:val="00CC3A35"/>
    <w:rsid w:val="00CC435E"/>
    <w:rsid w:val="00CC50A5"/>
    <w:rsid w:val="00CC5E91"/>
    <w:rsid w:val="00CC6168"/>
    <w:rsid w:val="00CC66A7"/>
    <w:rsid w:val="00CC6DDA"/>
    <w:rsid w:val="00CD09DA"/>
    <w:rsid w:val="00CD2919"/>
    <w:rsid w:val="00CD36B1"/>
    <w:rsid w:val="00CD39F1"/>
    <w:rsid w:val="00CD3ADC"/>
    <w:rsid w:val="00CD3CE9"/>
    <w:rsid w:val="00CD6495"/>
    <w:rsid w:val="00CD7767"/>
    <w:rsid w:val="00CE195A"/>
    <w:rsid w:val="00CE1C93"/>
    <w:rsid w:val="00CE4260"/>
    <w:rsid w:val="00CE505F"/>
    <w:rsid w:val="00CF074A"/>
    <w:rsid w:val="00CF1866"/>
    <w:rsid w:val="00CF2323"/>
    <w:rsid w:val="00CF28C3"/>
    <w:rsid w:val="00CF3535"/>
    <w:rsid w:val="00CF44CD"/>
    <w:rsid w:val="00CF651F"/>
    <w:rsid w:val="00CF6D7C"/>
    <w:rsid w:val="00CF70AA"/>
    <w:rsid w:val="00CF71C6"/>
    <w:rsid w:val="00D00AA5"/>
    <w:rsid w:val="00D00B90"/>
    <w:rsid w:val="00D059D5"/>
    <w:rsid w:val="00D05F1C"/>
    <w:rsid w:val="00D06189"/>
    <w:rsid w:val="00D06B2C"/>
    <w:rsid w:val="00D11A43"/>
    <w:rsid w:val="00D11F80"/>
    <w:rsid w:val="00D13FF2"/>
    <w:rsid w:val="00D14492"/>
    <w:rsid w:val="00D14FF1"/>
    <w:rsid w:val="00D1592E"/>
    <w:rsid w:val="00D172A3"/>
    <w:rsid w:val="00D203D8"/>
    <w:rsid w:val="00D20855"/>
    <w:rsid w:val="00D214FF"/>
    <w:rsid w:val="00D215A3"/>
    <w:rsid w:val="00D244AE"/>
    <w:rsid w:val="00D24B80"/>
    <w:rsid w:val="00D24FCD"/>
    <w:rsid w:val="00D25D0A"/>
    <w:rsid w:val="00D2606A"/>
    <w:rsid w:val="00D26B1E"/>
    <w:rsid w:val="00D27831"/>
    <w:rsid w:val="00D27D1E"/>
    <w:rsid w:val="00D31218"/>
    <w:rsid w:val="00D31AAD"/>
    <w:rsid w:val="00D31FEA"/>
    <w:rsid w:val="00D32DC5"/>
    <w:rsid w:val="00D330C6"/>
    <w:rsid w:val="00D34162"/>
    <w:rsid w:val="00D3539B"/>
    <w:rsid w:val="00D3725B"/>
    <w:rsid w:val="00D409C9"/>
    <w:rsid w:val="00D41E8C"/>
    <w:rsid w:val="00D4243C"/>
    <w:rsid w:val="00D42831"/>
    <w:rsid w:val="00D428E9"/>
    <w:rsid w:val="00D42A3F"/>
    <w:rsid w:val="00D42FDD"/>
    <w:rsid w:val="00D4311B"/>
    <w:rsid w:val="00D43272"/>
    <w:rsid w:val="00D44347"/>
    <w:rsid w:val="00D454E8"/>
    <w:rsid w:val="00D45D5A"/>
    <w:rsid w:val="00D46DE0"/>
    <w:rsid w:val="00D47C78"/>
    <w:rsid w:val="00D500E9"/>
    <w:rsid w:val="00D51792"/>
    <w:rsid w:val="00D525C9"/>
    <w:rsid w:val="00D52613"/>
    <w:rsid w:val="00D52A72"/>
    <w:rsid w:val="00D52C37"/>
    <w:rsid w:val="00D52EC5"/>
    <w:rsid w:val="00D53658"/>
    <w:rsid w:val="00D53B43"/>
    <w:rsid w:val="00D55BB3"/>
    <w:rsid w:val="00D56581"/>
    <w:rsid w:val="00D575D5"/>
    <w:rsid w:val="00D57D6A"/>
    <w:rsid w:val="00D57F69"/>
    <w:rsid w:val="00D62779"/>
    <w:rsid w:val="00D63074"/>
    <w:rsid w:val="00D63C7E"/>
    <w:rsid w:val="00D64A18"/>
    <w:rsid w:val="00D74D8E"/>
    <w:rsid w:val="00D74E75"/>
    <w:rsid w:val="00D757AB"/>
    <w:rsid w:val="00D757B7"/>
    <w:rsid w:val="00D763CC"/>
    <w:rsid w:val="00D7653D"/>
    <w:rsid w:val="00D77100"/>
    <w:rsid w:val="00D776AF"/>
    <w:rsid w:val="00D80774"/>
    <w:rsid w:val="00D8097A"/>
    <w:rsid w:val="00D80B31"/>
    <w:rsid w:val="00D81458"/>
    <w:rsid w:val="00D82187"/>
    <w:rsid w:val="00D823E8"/>
    <w:rsid w:val="00D8268B"/>
    <w:rsid w:val="00D83E78"/>
    <w:rsid w:val="00D84105"/>
    <w:rsid w:val="00D84146"/>
    <w:rsid w:val="00D84254"/>
    <w:rsid w:val="00D85C73"/>
    <w:rsid w:val="00D85F39"/>
    <w:rsid w:val="00D86233"/>
    <w:rsid w:val="00D87E38"/>
    <w:rsid w:val="00D90192"/>
    <w:rsid w:val="00D90B32"/>
    <w:rsid w:val="00D926A3"/>
    <w:rsid w:val="00D92BCA"/>
    <w:rsid w:val="00D9499B"/>
    <w:rsid w:val="00D94C79"/>
    <w:rsid w:val="00D951C5"/>
    <w:rsid w:val="00D96B60"/>
    <w:rsid w:val="00DA13BB"/>
    <w:rsid w:val="00DA1B1C"/>
    <w:rsid w:val="00DA24A5"/>
    <w:rsid w:val="00DA2F52"/>
    <w:rsid w:val="00DA350C"/>
    <w:rsid w:val="00DA4BAE"/>
    <w:rsid w:val="00DA4CE7"/>
    <w:rsid w:val="00DA68EB"/>
    <w:rsid w:val="00DA6F91"/>
    <w:rsid w:val="00DA733B"/>
    <w:rsid w:val="00DA7BA9"/>
    <w:rsid w:val="00DA7E2E"/>
    <w:rsid w:val="00DB0F29"/>
    <w:rsid w:val="00DB25A5"/>
    <w:rsid w:val="00DB26CC"/>
    <w:rsid w:val="00DC0F28"/>
    <w:rsid w:val="00DC2D61"/>
    <w:rsid w:val="00DC304E"/>
    <w:rsid w:val="00DC4362"/>
    <w:rsid w:val="00DD0F5F"/>
    <w:rsid w:val="00DD1FF4"/>
    <w:rsid w:val="00DD39E6"/>
    <w:rsid w:val="00DD4FFD"/>
    <w:rsid w:val="00DE0203"/>
    <w:rsid w:val="00DE0736"/>
    <w:rsid w:val="00DE0DA5"/>
    <w:rsid w:val="00DE257A"/>
    <w:rsid w:val="00DE42B0"/>
    <w:rsid w:val="00DE5CEB"/>
    <w:rsid w:val="00DE64F6"/>
    <w:rsid w:val="00DE6711"/>
    <w:rsid w:val="00DE6AC7"/>
    <w:rsid w:val="00DE7E58"/>
    <w:rsid w:val="00DE7E91"/>
    <w:rsid w:val="00DF0FBA"/>
    <w:rsid w:val="00DF1FCA"/>
    <w:rsid w:val="00DF5B97"/>
    <w:rsid w:val="00DF7226"/>
    <w:rsid w:val="00E00278"/>
    <w:rsid w:val="00E00528"/>
    <w:rsid w:val="00E00B9D"/>
    <w:rsid w:val="00E00C7A"/>
    <w:rsid w:val="00E00CD9"/>
    <w:rsid w:val="00E019C1"/>
    <w:rsid w:val="00E01D4C"/>
    <w:rsid w:val="00E0397A"/>
    <w:rsid w:val="00E05B9C"/>
    <w:rsid w:val="00E05FA4"/>
    <w:rsid w:val="00E06291"/>
    <w:rsid w:val="00E06653"/>
    <w:rsid w:val="00E070BF"/>
    <w:rsid w:val="00E07A8E"/>
    <w:rsid w:val="00E11498"/>
    <w:rsid w:val="00E11A9B"/>
    <w:rsid w:val="00E11C33"/>
    <w:rsid w:val="00E13300"/>
    <w:rsid w:val="00E13499"/>
    <w:rsid w:val="00E137B0"/>
    <w:rsid w:val="00E15D4F"/>
    <w:rsid w:val="00E164B8"/>
    <w:rsid w:val="00E17686"/>
    <w:rsid w:val="00E24FEB"/>
    <w:rsid w:val="00E25028"/>
    <w:rsid w:val="00E26167"/>
    <w:rsid w:val="00E271C9"/>
    <w:rsid w:val="00E30B58"/>
    <w:rsid w:val="00E30DAC"/>
    <w:rsid w:val="00E313B4"/>
    <w:rsid w:val="00E32076"/>
    <w:rsid w:val="00E340D5"/>
    <w:rsid w:val="00E34971"/>
    <w:rsid w:val="00E36957"/>
    <w:rsid w:val="00E37987"/>
    <w:rsid w:val="00E4011A"/>
    <w:rsid w:val="00E406DA"/>
    <w:rsid w:val="00E40D73"/>
    <w:rsid w:val="00E40F50"/>
    <w:rsid w:val="00E413C2"/>
    <w:rsid w:val="00E42FFB"/>
    <w:rsid w:val="00E45121"/>
    <w:rsid w:val="00E46D4E"/>
    <w:rsid w:val="00E476D9"/>
    <w:rsid w:val="00E47ED5"/>
    <w:rsid w:val="00E5044A"/>
    <w:rsid w:val="00E50505"/>
    <w:rsid w:val="00E50EC3"/>
    <w:rsid w:val="00E50F9D"/>
    <w:rsid w:val="00E5265F"/>
    <w:rsid w:val="00E548B9"/>
    <w:rsid w:val="00E5499E"/>
    <w:rsid w:val="00E55382"/>
    <w:rsid w:val="00E56BB8"/>
    <w:rsid w:val="00E57447"/>
    <w:rsid w:val="00E57AFE"/>
    <w:rsid w:val="00E605B4"/>
    <w:rsid w:val="00E60708"/>
    <w:rsid w:val="00E62019"/>
    <w:rsid w:val="00E6387B"/>
    <w:rsid w:val="00E6537E"/>
    <w:rsid w:val="00E66844"/>
    <w:rsid w:val="00E70968"/>
    <w:rsid w:val="00E7381C"/>
    <w:rsid w:val="00E74154"/>
    <w:rsid w:val="00E7445F"/>
    <w:rsid w:val="00E76246"/>
    <w:rsid w:val="00E76407"/>
    <w:rsid w:val="00E80540"/>
    <w:rsid w:val="00E818C3"/>
    <w:rsid w:val="00E8287F"/>
    <w:rsid w:val="00E83117"/>
    <w:rsid w:val="00E83752"/>
    <w:rsid w:val="00E83933"/>
    <w:rsid w:val="00E8546E"/>
    <w:rsid w:val="00E9214F"/>
    <w:rsid w:val="00E933C1"/>
    <w:rsid w:val="00E934D0"/>
    <w:rsid w:val="00EA14C8"/>
    <w:rsid w:val="00EA18AF"/>
    <w:rsid w:val="00EA190E"/>
    <w:rsid w:val="00EA3E3B"/>
    <w:rsid w:val="00EA3E7A"/>
    <w:rsid w:val="00EA45F2"/>
    <w:rsid w:val="00EA508A"/>
    <w:rsid w:val="00EA5321"/>
    <w:rsid w:val="00EA69C8"/>
    <w:rsid w:val="00EA6F18"/>
    <w:rsid w:val="00EB1D69"/>
    <w:rsid w:val="00EB22DA"/>
    <w:rsid w:val="00EB2F38"/>
    <w:rsid w:val="00EB2F46"/>
    <w:rsid w:val="00EB3BD2"/>
    <w:rsid w:val="00EB456F"/>
    <w:rsid w:val="00EB74C3"/>
    <w:rsid w:val="00EB76A5"/>
    <w:rsid w:val="00EC01B2"/>
    <w:rsid w:val="00EC01DD"/>
    <w:rsid w:val="00EC164D"/>
    <w:rsid w:val="00EC29C2"/>
    <w:rsid w:val="00EC2AF9"/>
    <w:rsid w:val="00EC3171"/>
    <w:rsid w:val="00EC3A85"/>
    <w:rsid w:val="00EC60BA"/>
    <w:rsid w:val="00EC70D3"/>
    <w:rsid w:val="00ED0167"/>
    <w:rsid w:val="00ED227E"/>
    <w:rsid w:val="00ED327F"/>
    <w:rsid w:val="00ED3A6B"/>
    <w:rsid w:val="00ED4371"/>
    <w:rsid w:val="00ED52ED"/>
    <w:rsid w:val="00ED5789"/>
    <w:rsid w:val="00ED754F"/>
    <w:rsid w:val="00EE14AA"/>
    <w:rsid w:val="00EE152F"/>
    <w:rsid w:val="00EE16B4"/>
    <w:rsid w:val="00EE2566"/>
    <w:rsid w:val="00EE3A23"/>
    <w:rsid w:val="00EE3DDA"/>
    <w:rsid w:val="00EE44C0"/>
    <w:rsid w:val="00EE4A29"/>
    <w:rsid w:val="00EE5836"/>
    <w:rsid w:val="00EE5A2A"/>
    <w:rsid w:val="00EE6DF9"/>
    <w:rsid w:val="00EF01A6"/>
    <w:rsid w:val="00EF168E"/>
    <w:rsid w:val="00EF2479"/>
    <w:rsid w:val="00EF55E0"/>
    <w:rsid w:val="00EF5C37"/>
    <w:rsid w:val="00EF6D9D"/>
    <w:rsid w:val="00EF6EF7"/>
    <w:rsid w:val="00EF73F7"/>
    <w:rsid w:val="00EF74CE"/>
    <w:rsid w:val="00EF75F9"/>
    <w:rsid w:val="00F013F7"/>
    <w:rsid w:val="00F01744"/>
    <w:rsid w:val="00F01E31"/>
    <w:rsid w:val="00F0339D"/>
    <w:rsid w:val="00F03563"/>
    <w:rsid w:val="00F0368A"/>
    <w:rsid w:val="00F04027"/>
    <w:rsid w:val="00F07177"/>
    <w:rsid w:val="00F101AE"/>
    <w:rsid w:val="00F10506"/>
    <w:rsid w:val="00F10758"/>
    <w:rsid w:val="00F11673"/>
    <w:rsid w:val="00F12F60"/>
    <w:rsid w:val="00F13FAE"/>
    <w:rsid w:val="00F160CC"/>
    <w:rsid w:val="00F163B5"/>
    <w:rsid w:val="00F16F84"/>
    <w:rsid w:val="00F17BF5"/>
    <w:rsid w:val="00F2145C"/>
    <w:rsid w:val="00F2166A"/>
    <w:rsid w:val="00F2293E"/>
    <w:rsid w:val="00F2587E"/>
    <w:rsid w:val="00F2791C"/>
    <w:rsid w:val="00F27DD1"/>
    <w:rsid w:val="00F27EA4"/>
    <w:rsid w:val="00F27FF9"/>
    <w:rsid w:val="00F30722"/>
    <w:rsid w:val="00F30E71"/>
    <w:rsid w:val="00F31AE7"/>
    <w:rsid w:val="00F32039"/>
    <w:rsid w:val="00F3310B"/>
    <w:rsid w:val="00F33D17"/>
    <w:rsid w:val="00F34304"/>
    <w:rsid w:val="00F35F79"/>
    <w:rsid w:val="00F412A4"/>
    <w:rsid w:val="00F41E88"/>
    <w:rsid w:val="00F43527"/>
    <w:rsid w:val="00F4546E"/>
    <w:rsid w:val="00F46CED"/>
    <w:rsid w:val="00F47C68"/>
    <w:rsid w:val="00F50A22"/>
    <w:rsid w:val="00F5320A"/>
    <w:rsid w:val="00F534D1"/>
    <w:rsid w:val="00F54A52"/>
    <w:rsid w:val="00F550E8"/>
    <w:rsid w:val="00F552C0"/>
    <w:rsid w:val="00F559C5"/>
    <w:rsid w:val="00F565AF"/>
    <w:rsid w:val="00F569F4"/>
    <w:rsid w:val="00F57188"/>
    <w:rsid w:val="00F57910"/>
    <w:rsid w:val="00F604DB"/>
    <w:rsid w:val="00F60B07"/>
    <w:rsid w:val="00F618BA"/>
    <w:rsid w:val="00F629B3"/>
    <w:rsid w:val="00F64974"/>
    <w:rsid w:val="00F66CF5"/>
    <w:rsid w:val="00F66E72"/>
    <w:rsid w:val="00F672D1"/>
    <w:rsid w:val="00F705D5"/>
    <w:rsid w:val="00F71BB1"/>
    <w:rsid w:val="00F720B9"/>
    <w:rsid w:val="00F72CDD"/>
    <w:rsid w:val="00F740E9"/>
    <w:rsid w:val="00F74E47"/>
    <w:rsid w:val="00F75FE5"/>
    <w:rsid w:val="00F77465"/>
    <w:rsid w:val="00F801D2"/>
    <w:rsid w:val="00F80686"/>
    <w:rsid w:val="00F81125"/>
    <w:rsid w:val="00F83429"/>
    <w:rsid w:val="00F83DF5"/>
    <w:rsid w:val="00F841DD"/>
    <w:rsid w:val="00F84255"/>
    <w:rsid w:val="00F8555F"/>
    <w:rsid w:val="00F85A95"/>
    <w:rsid w:val="00F867E2"/>
    <w:rsid w:val="00F879A1"/>
    <w:rsid w:val="00F905EB"/>
    <w:rsid w:val="00F90FED"/>
    <w:rsid w:val="00F92343"/>
    <w:rsid w:val="00F92742"/>
    <w:rsid w:val="00F92FB8"/>
    <w:rsid w:val="00F936A4"/>
    <w:rsid w:val="00F9384E"/>
    <w:rsid w:val="00F93D4C"/>
    <w:rsid w:val="00F93D64"/>
    <w:rsid w:val="00F94064"/>
    <w:rsid w:val="00F948ED"/>
    <w:rsid w:val="00F9502C"/>
    <w:rsid w:val="00F9517D"/>
    <w:rsid w:val="00F95540"/>
    <w:rsid w:val="00F95A9F"/>
    <w:rsid w:val="00F96C1E"/>
    <w:rsid w:val="00F96D1A"/>
    <w:rsid w:val="00F97399"/>
    <w:rsid w:val="00F97E03"/>
    <w:rsid w:val="00F97FF3"/>
    <w:rsid w:val="00FA0484"/>
    <w:rsid w:val="00FA0AA8"/>
    <w:rsid w:val="00FA2013"/>
    <w:rsid w:val="00FA2215"/>
    <w:rsid w:val="00FA24CE"/>
    <w:rsid w:val="00FA4779"/>
    <w:rsid w:val="00FA547E"/>
    <w:rsid w:val="00FB0793"/>
    <w:rsid w:val="00FB21C1"/>
    <w:rsid w:val="00FB572F"/>
    <w:rsid w:val="00FB5B7F"/>
    <w:rsid w:val="00FB7A44"/>
    <w:rsid w:val="00FC1ED7"/>
    <w:rsid w:val="00FC20B2"/>
    <w:rsid w:val="00FC33AE"/>
    <w:rsid w:val="00FC4BA9"/>
    <w:rsid w:val="00FC501E"/>
    <w:rsid w:val="00FC5ACB"/>
    <w:rsid w:val="00FC6970"/>
    <w:rsid w:val="00FC73A9"/>
    <w:rsid w:val="00FC7482"/>
    <w:rsid w:val="00FD02DC"/>
    <w:rsid w:val="00FD2331"/>
    <w:rsid w:val="00FD26D5"/>
    <w:rsid w:val="00FD2F44"/>
    <w:rsid w:val="00FD4DE6"/>
    <w:rsid w:val="00FD4FC7"/>
    <w:rsid w:val="00FE40A5"/>
    <w:rsid w:val="00FE433D"/>
    <w:rsid w:val="00FE61CD"/>
    <w:rsid w:val="00FE7246"/>
    <w:rsid w:val="00FE7BAB"/>
    <w:rsid w:val="00FF02B7"/>
    <w:rsid w:val="00FF05B0"/>
    <w:rsid w:val="00FF172A"/>
    <w:rsid w:val="00FF46D7"/>
    <w:rsid w:val="00FF4AD1"/>
    <w:rsid w:val="00FF5906"/>
    <w:rsid w:val="00FF6099"/>
    <w:rsid w:val="00FF6D3C"/>
    <w:rsid w:val="00FF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C496BF4-B386-4304-B17B-6A750489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06A"/>
    <w:pPr>
      <w:spacing w:after="120" w:line="240" w:lineRule="auto"/>
      <w:jc w:val="both"/>
    </w:pPr>
    <w:rPr>
      <w:rFonts w:ascii="Palatino Linotype" w:eastAsiaTheme="minorEastAsia" w:hAnsi="Palatino Linotype"/>
    </w:rPr>
  </w:style>
  <w:style w:type="paragraph" w:styleId="Heading1">
    <w:name w:val="heading 1"/>
    <w:basedOn w:val="Normal"/>
    <w:next w:val="Normal"/>
    <w:link w:val="Heading1Char"/>
    <w:uiPriority w:val="9"/>
    <w:qFormat/>
    <w:rsid w:val="008D0B79"/>
    <w:pPr>
      <w:keepNext/>
      <w:keepLines/>
      <w:numPr>
        <w:numId w:val="1"/>
      </w:numPr>
      <w:spacing w:before="160" w:after="160"/>
      <w:outlineLvl w:val="0"/>
    </w:pPr>
    <w:rPr>
      <w:rFonts w:ascii="Arial Unicode MS" w:eastAsiaTheme="majorEastAsia" w:hAnsi="Arial Unicode MS" w:cstheme="majorBidi"/>
      <w:b/>
      <w:bCs/>
      <w:sz w:val="24"/>
      <w:szCs w:val="28"/>
    </w:rPr>
  </w:style>
  <w:style w:type="paragraph" w:styleId="Heading2">
    <w:name w:val="heading 2"/>
    <w:basedOn w:val="Normal"/>
    <w:next w:val="Normal"/>
    <w:link w:val="Heading2Char"/>
    <w:uiPriority w:val="9"/>
    <w:unhideWhenUsed/>
    <w:qFormat/>
    <w:rsid w:val="008D0B79"/>
    <w:pPr>
      <w:keepNext/>
      <w:keepLines/>
      <w:numPr>
        <w:ilvl w:val="1"/>
        <w:numId w:val="1"/>
      </w:numPr>
      <w:spacing w:after="160"/>
      <w:outlineLvl w:val="1"/>
    </w:pPr>
    <w:rPr>
      <w:rFonts w:ascii="Arial Unicode MS" w:eastAsiaTheme="majorEastAsia" w:hAnsi="Arial Unicode MS" w:cstheme="majorBidi"/>
      <w:b/>
      <w:bCs/>
      <w:color w:val="C00000"/>
      <w:szCs w:val="26"/>
    </w:rPr>
  </w:style>
  <w:style w:type="paragraph" w:styleId="Heading3">
    <w:name w:val="heading 3"/>
    <w:basedOn w:val="Normal"/>
    <w:next w:val="Normal"/>
    <w:link w:val="Heading3Char"/>
    <w:uiPriority w:val="9"/>
    <w:unhideWhenUsed/>
    <w:qFormat/>
    <w:rsid w:val="008D0B79"/>
    <w:pPr>
      <w:keepNext/>
      <w:keepLines/>
      <w:numPr>
        <w:ilvl w:val="2"/>
        <w:numId w:val="1"/>
      </w:numPr>
      <w:spacing w:after="160"/>
      <w:outlineLvl w:val="2"/>
    </w:pPr>
    <w:rPr>
      <w:rFonts w:ascii="Arial Unicode MS" w:eastAsiaTheme="majorEastAsia" w:hAnsi="Arial Unicode MS" w:cstheme="majorBidi"/>
      <w:b/>
      <w:bCs/>
      <w:color w:val="7030A0"/>
      <w:sz w:val="20"/>
    </w:rPr>
  </w:style>
  <w:style w:type="paragraph" w:styleId="Heading4">
    <w:name w:val="heading 4"/>
    <w:basedOn w:val="Normal"/>
    <w:next w:val="Normal"/>
    <w:link w:val="Heading4Char"/>
    <w:uiPriority w:val="9"/>
    <w:unhideWhenUsed/>
    <w:qFormat/>
    <w:rsid w:val="00AB5674"/>
    <w:pPr>
      <w:keepNext/>
      <w:keepLines/>
      <w:spacing w:before="120"/>
      <w:outlineLvl w:val="3"/>
    </w:pPr>
    <w:rPr>
      <w:rFonts w:ascii="Arial Unicode MS" w:eastAsiaTheme="majorEastAsia" w:hAnsi="Arial Unicode MS" w:cstheme="majorBidi"/>
      <w:bCs/>
      <w:iCs/>
      <w:color w:val="002060"/>
    </w:rPr>
  </w:style>
  <w:style w:type="paragraph" w:styleId="Heading5">
    <w:name w:val="heading 5"/>
    <w:basedOn w:val="Normal"/>
    <w:next w:val="Normal"/>
    <w:link w:val="Heading5Char"/>
    <w:uiPriority w:val="9"/>
    <w:semiHidden/>
    <w:unhideWhenUsed/>
    <w:qFormat/>
    <w:rsid w:val="0015184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184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184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5184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5184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79"/>
    <w:rPr>
      <w:rFonts w:ascii="Arial Unicode MS" w:eastAsiaTheme="majorEastAsia" w:hAnsi="Arial Unicode MS" w:cstheme="majorBidi"/>
      <w:b/>
      <w:bCs/>
      <w:sz w:val="24"/>
      <w:szCs w:val="28"/>
    </w:rPr>
  </w:style>
  <w:style w:type="paragraph" w:styleId="TOCHeading">
    <w:name w:val="TOC Heading"/>
    <w:basedOn w:val="Heading1"/>
    <w:next w:val="Normal"/>
    <w:uiPriority w:val="39"/>
    <w:unhideWhenUsed/>
    <w:qFormat/>
    <w:rsid w:val="00DA68EB"/>
    <w:pPr>
      <w:outlineLvl w:val="9"/>
    </w:pPr>
    <w:rPr>
      <w:lang w:eastAsia="ja-JP"/>
    </w:rPr>
  </w:style>
  <w:style w:type="paragraph" w:styleId="TOC1">
    <w:name w:val="toc 1"/>
    <w:basedOn w:val="Normal"/>
    <w:next w:val="Normal"/>
    <w:autoRedefine/>
    <w:uiPriority w:val="39"/>
    <w:unhideWhenUsed/>
    <w:rsid w:val="00DA68EB"/>
    <w:pPr>
      <w:spacing w:after="100"/>
    </w:pPr>
  </w:style>
  <w:style w:type="character" w:styleId="Hyperlink">
    <w:name w:val="Hyperlink"/>
    <w:basedOn w:val="DefaultParagraphFont"/>
    <w:uiPriority w:val="99"/>
    <w:unhideWhenUsed/>
    <w:rsid w:val="00DA68EB"/>
    <w:rPr>
      <w:color w:val="0000FF" w:themeColor="hyperlink"/>
      <w:u w:val="single"/>
    </w:rPr>
  </w:style>
  <w:style w:type="paragraph" w:styleId="BalloonText">
    <w:name w:val="Balloon Text"/>
    <w:basedOn w:val="Normal"/>
    <w:link w:val="BalloonTextChar"/>
    <w:uiPriority w:val="99"/>
    <w:semiHidden/>
    <w:unhideWhenUsed/>
    <w:rsid w:val="00DA68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8EB"/>
    <w:rPr>
      <w:rFonts w:ascii="Tahoma" w:eastAsiaTheme="minorEastAsia" w:hAnsi="Tahoma" w:cs="Tahoma"/>
      <w:sz w:val="16"/>
      <w:szCs w:val="16"/>
    </w:rPr>
  </w:style>
  <w:style w:type="paragraph" w:styleId="Header">
    <w:name w:val="header"/>
    <w:basedOn w:val="Normal"/>
    <w:link w:val="HeaderChar"/>
    <w:uiPriority w:val="99"/>
    <w:unhideWhenUsed/>
    <w:rsid w:val="000247AA"/>
    <w:pPr>
      <w:tabs>
        <w:tab w:val="center" w:pos="4680"/>
        <w:tab w:val="right" w:pos="9360"/>
      </w:tabs>
      <w:spacing w:after="0"/>
    </w:pPr>
  </w:style>
  <w:style w:type="character" w:customStyle="1" w:styleId="HeaderChar">
    <w:name w:val="Header Char"/>
    <w:basedOn w:val="DefaultParagraphFont"/>
    <w:link w:val="Header"/>
    <w:uiPriority w:val="99"/>
    <w:rsid w:val="000247AA"/>
    <w:rPr>
      <w:rFonts w:ascii="Palatino Linotype" w:eastAsiaTheme="minorEastAsia" w:hAnsi="Palatino Linotype"/>
    </w:rPr>
  </w:style>
  <w:style w:type="paragraph" w:styleId="Footer">
    <w:name w:val="footer"/>
    <w:basedOn w:val="Normal"/>
    <w:link w:val="FooterChar"/>
    <w:uiPriority w:val="99"/>
    <w:unhideWhenUsed/>
    <w:rsid w:val="000247AA"/>
    <w:pPr>
      <w:tabs>
        <w:tab w:val="center" w:pos="4680"/>
        <w:tab w:val="right" w:pos="9360"/>
      </w:tabs>
      <w:spacing w:after="0"/>
    </w:pPr>
  </w:style>
  <w:style w:type="character" w:customStyle="1" w:styleId="FooterChar">
    <w:name w:val="Footer Char"/>
    <w:basedOn w:val="DefaultParagraphFont"/>
    <w:link w:val="Footer"/>
    <w:uiPriority w:val="99"/>
    <w:rsid w:val="000247AA"/>
    <w:rPr>
      <w:rFonts w:ascii="Palatino Linotype" w:eastAsiaTheme="minorEastAsia" w:hAnsi="Palatino Linotype"/>
    </w:rPr>
  </w:style>
  <w:style w:type="paragraph" w:styleId="NormalWeb">
    <w:name w:val="Normal (Web)"/>
    <w:basedOn w:val="Normal"/>
    <w:uiPriority w:val="99"/>
    <w:unhideWhenUsed/>
    <w:rsid w:val="003F1C1C"/>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74D63"/>
    <w:pPr>
      <w:ind w:left="720"/>
      <w:contextualSpacing/>
    </w:pPr>
  </w:style>
  <w:style w:type="character" w:customStyle="1" w:styleId="Heading2Char">
    <w:name w:val="Heading 2 Char"/>
    <w:basedOn w:val="DefaultParagraphFont"/>
    <w:link w:val="Heading2"/>
    <w:uiPriority w:val="9"/>
    <w:rsid w:val="008D0B79"/>
    <w:rPr>
      <w:rFonts w:ascii="Arial Unicode MS" w:eastAsiaTheme="majorEastAsia" w:hAnsi="Arial Unicode MS" w:cstheme="majorBidi"/>
      <w:b/>
      <w:bCs/>
      <w:color w:val="C00000"/>
      <w:szCs w:val="26"/>
    </w:rPr>
  </w:style>
  <w:style w:type="paragraph" w:styleId="TOC2">
    <w:name w:val="toc 2"/>
    <w:basedOn w:val="Normal"/>
    <w:next w:val="Normal"/>
    <w:autoRedefine/>
    <w:uiPriority w:val="39"/>
    <w:unhideWhenUsed/>
    <w:rsid w:val="00FB21C1"/>
    <w:pPr>
      <w:spacing w:after="100"/>
      <w:ind w:left="220"/>
    </w:pPr>
  </w:style>
  <w:style w:type="table" w:styleId="TableGrid">
    <w:name w:val="Table Grid"/>
    <w:basedOn w:val="TableNormal"/>
    <w:uiPriority w:val="59"/>
    <w:rsid w:val="00CF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D0B79"/>
    <w:rPr>
      <w:rFonts w:ascii="Arial Unicode MS" w:eastAsiaTheme="majorEastAsia" w:hAnsi="Arial Unicode MS" w:cstheme="majorBidi"/>
      <w:b/>
      <w:bCs/>
      <w:color w:val="7030A0"/>
      <w:sz w:val="20"/>
    </w:rPr>
  </w:style>
  <w:style w:type="paragraph" w:styleId="TOC3">
    <w:name w:val="toc 3"/>
    <w:basedOn w:val="Normal"/>
    <w:next w:val="Normal"/>
    <w:autoRedefine/>
    <w:uiPriority w:val="39"/>
    <w:unhideWhenUsed/>
    <w:rsid w:val="00541620"/>
    <w:pPr>
      <w:spacing w:after="100"/>
      <w:ind w:left="440"/>
    </w:pPr>
  </w:style>
  <w:style w:type="paragraph" w:styleId="NoSpacing">
    <w:name w:val="No Spacing"/>
    <w:link w:val="NoSpacingChar"/>
    <w:uiPriority w:val="1"/>
    <w:qFormat/>
    <w:rsid w:val="00890D3D"/>
    <w:pPr>
      <w:spacing w:after="0" w:line="240" w:lineRule="auto"/>
      <w:jc w:val="both"/>
    </w:pPr>
    <w:rPr>
      <w:rFonts w:ascii="Palatino Linotype" w:eastAsiaTheme="minorEastAsia" w:hAnsi="Palatino Linotype"/>
    </w:rPr>
  </w:style>
  <w:style w:type="character" w:customStyle="1" w:styleId="Heading4Char">
    <w:name w:val="Heading 4 Char"/>
    <w:basedOn w:val="DefaultParagraphFont"/>
    <w:link w:val="Heading4"/>
    <w:uiPriority w:val="9"/>
    <w:rsid w:val="00AB5674"/>
    <w:rPr>
      <w:rFonts w:ascii="Arial Unicode MS" w:eastAsiaTheme="majorEastAsia" w:hAnsi="Arial Unicode MS" w:cstheme="majorBidi"/>
      <w:bCs/>
      <w:iCs/>
      <w:color w:val="002060"/>
    </w:rPr>
  </w:style>
  <w:style w:type="paragraph" w:customStyle="1" w:styleId="ChausFigure">
    <w:name w:val="Chaus_Figure"/>
    <w:basedOn w:val="Normal"/>
    <w:next w:val="Normal"/>
    <w:link w:val="ChausFigureChar"/>
    <w:rsid w:val="00BE5545"/>
    <w:pPr>
      <w:jc w:val="center"/>
    </w:pPr>
    <w:rPr>
      <w:i/>
      <w:color w:val="0070C0"/>
      <w:sz w:val="40"/>
    </w:rPr>
  </w:style>
  <w:style w:type="paragraph" w:customStyle="1" w:styleId="ChausTable">
    <w:name w:val="Chaus_Table"/>
    <w:basedOn w:val="Normal"/>
    <w:next w:val="Normal"/>
    <w:link w:val="ChausTableChar"/>
    <w:rsid w:val="00BE5545"/>
    <w:pPr>
      <w:jc w:val="center"/>
    </w:pPr>
    <w:rPr>
      <w:i/>
      <w:color w:val="0070C0"/>
      <w:sz w:val="40"/>
    </w:rPr>
  </w:style>
  <w:style w:type="character" w:customStyle="1" w:styleId="ChausFigureChar">
    <w:name w:val="Chaus_Figure Char"/>
    <w:basedOn w:val="DefaultParagraphFont"/>
    <w:link w:val="ChausFigure"/>
    <w:rsid w:val="00BE5545"/>
    <w:rPr>
      <w:rFonts w:ascii="Palatino Linotype" w:eastAsiaTheme="minorEastAsia" w:hAnsi="Palatino Linotype"/>
      <w:i/>
      <w:color w:val="0070C0"/>
      <w:sz w:val="40"/>
    </w:rPr>
  </w:style>
  <w:style w:type="paragraph" w:styleId="Index1">
    <w:name w:val="index 1"/>
    <w:basedOn w:val="Normal"/>
    <w:next w:val="Normal"/>
    <w:autoRedefine/>
    <w:uiPriority w:val="99"/>
    <w:semiHidden/>
    <w:unhideWhenUsed/>
    <w:rsid w:val="00463AC8"/>
    <w:pPr>
      <w:spacing w:after="0"/>
      <w:ind w:left="220" w:hanging="220"/>
    </w:pPr>
  </w:style>
  <w:style w:type="character" w:styleId="FollowedHyperlink">
    <w:name w:val="FollowedHyperlink"/>
    <w:basedOn w:val="DefaultParagraphFont"/>
    <w:uiPriority w:val="99"/>
    <w:semiHidden/>
    <w:unhideWhenUsed/>
    <w:rsid w:val="00F565AF"/>
    <w:rPr>
      <w:color w:val="800080" w:themeColor="followedHyperlink"/>
      <w:u w:val="single"/>
    </w:rPr>
  </w:style>
  <w:style w:type="character" w:customStyle="1" w:styleId="ChausTableChar">
    <w:name w:val="Chaus_Table Char"/>
    <w:basedOn w:val="DefaultParagraphFont"/>
    <w:link w:val="ChausTable"/>
    <w:rsid w:val="00BE5545"/>
    <w:rPr>
      <w:rFonts w:ascii="Palatino Linotype" w:eastAsiaTheme="minorEastAsia" w:hAnsi="Palatino Linotype"/>
      <w:i/>
      <w:color w:val="0070C0"/>
      <w:sz w:val="40"/>
    </w:rPr>
  </w:style>
  <w:style w:type="paragraph" w:styleId="Caption">
    <w:name w:val="caption"/>
    <w:basedOn w:val="Normal"/>
    <w:next w:val="Normal"/>
    <w:uiPriority w:val="35"/>
    <w:unhideWhenUsed/>
    <w:qFormat/>
    <w:rsid w:val="00C91FCC"/>
    <w:pPr>
      <w:spacing w:after="200"/>
    </w:pPr>
    <w:rPr>
      <w:b/>
      <w:bCs/>
      <w:color w:val="4F81BD" w:themeColor="accent1"/>
      <w:sz w:val="18"/>
      <w:szCs w:val="18"/>
    </w:rPr>
  </w:style>
  <w:style w:type="paragraph" w:styleId="TableofFigures">
    <w:name w:val="table of figures"/>
    <w:basedOn w:val="Normal"/>
    <w:next w:val="Normal"/>
    <w:uiPriority w:val="99"/>
    <w:unhideWhenUsed/>
    <w:rsid w:val="00BE5545"/>
    <w:pPr>
      <w:spacing w:after="0"/>
    </w:pPr>
  </w:style>
  <w:style w:type="paragraph" w:customStyle="1" w:styleId="TableorFigure">
    <w:name w:val="Table or Figure"/>
    <w:basedOn w:val="Normal"/>
    <w:next w:val="Normal"/>
    <w:link w:val="TableorFigureChar"/>
    <w:qFormat/>
    <w:rsid w:val="00BE5545"/>
    <w:pPr>
      <w:jc w:val="center"/>
    </w:pPr>
    <w:rPr>
      <w:i/>
      <w:color w:val="0070C0"/>
    </w:rPr>
  </w:style>
  <w:style w:type="character" w:customStyle="1" w:styleId="TableorFigureChar">
    <w:name w:val="Table or Figure Char"/>
    <w:basedOn w:val="ChausTableChar"/>
    <w:link w:val="TableorFigure"/>
    <w:rsid w:val="00BE5545"/>
    <w:rPr>
      <w:rFonts w:ascii="Palatino Linotype" w:eastAsiaTheme="minorEastAsia" w:hAnsi="Palatino Linotype"/>
      <w:i/>
      <w:color w:val="0070C0"/>
      <w:sz w:val="40"/>
    </w:rPr>
  </w:style>
  <w:style w:type="character" w:customStyle="1" w:styleId="Heading5Char">
    <w:name w:val="Heading 5 Char"/>
    <w:basedOn w:val="DefaultParagraphFont"/>
    <w:link w:val="Heading5"/>
    <w:uiPriority w:val="9"/>
    <w:semiHidden/>
    <w:rsid w:val="0015184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5184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5184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5184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5184F"/>
    <w:rPr>
      <w:rFonts w:asciiTheme="majorHAnsi" w:eastAsiaTheme="majorEastAsia" w:hAnsiTheme="majorHAnsi" w:cstheme="majorBidi"/>
      <w:i/>
      <w:iCs/>
      <w:color w:val="404040" w:themeColor="text1" w:themeTint="BF"/>
      <w:sz w:val="20"/>
      <w:szCs w:val="20"/>
    </w:rPr>
  </w:style>
  <w:style w:type="character" w:customStyle="1" w:styleId="NoSpacingChar">
    <w:name w:val="No Spacing Char"/>
    <w:basedOn w:val="DefaultParagraphFont"/>
    <w:link w:val="NoSpacing"/>
    <w:uiPriority w:val="1"/>
    <w:rsid w:val="005E4A67"/>
    <w:rPr>
      <w:rFonts w:ascii="Palatino Linotype" w:eastAsiaTheme="minorEastAsia" w:hAnsi="Palatino Linotype"/>
    </w:rPr>
  </w:style>
  <w:style w:type="character" w:customStyle="1" w:styleId="hps">
    <w:name w:val="hps"/>
    <w:basedOn w:val="DefaultParagraphFont"/>
    <w:rsid w:val="005E4A67"/>
  </w:style>
  <w:style w:type="paragraph" w:customStyle="1" w:styleId="Style3">
    <w:name w:val="Style3"/>
    <w:basedOn w:val="Normal"/>
    <w:rsid w:val="004616C0"/>
    <w:pPr>
      <w:spacing w:after="0" w:line="312" w:lineRule="auto"/>
      <w:ind w:firstLine="450"/>
      <w:jc w:val="left"/>
    </w:pPr>
    <w:rPr>
      <w:rFonts w:ascii="Times New Roman" w:eastAsia="Times New Roman" w:hAnsi="Times New Roman" w:cs="Times New Roman"/>
      <w:sz w:val="26"/>
      <w:szCs w:val="28"/>
      <w:lang w:val="fr-FR"/>
    </w:rPr>
  </w:style>
  <w:style w:type="paragraph" w:customStyle="1" w:styleId="normaltmr">
    <w:name w:val="normal tmr"/>
    <w:basedOn w:val="Normal"/>
    <w:link w:val="normaltmrChar"/>
    <w:autoRedefine/>
    <w:rsid w:val="004616C0"/>
    <w:pPr>
      <w:spacing w:after="0" w:line="360" w:lineRule="auto"/>
      <w:ind w:left="360" w:right="-78"/>
    </w:pPr>
    <w:rPr>
      <w:rFonts w:ascii="Times New Roman" w:eastAsia="Times New Roman" w:hAnsi="Times New Roman" w:cs="Times New Roman"/>
      <w:b/>
      <w:iCs/>
      <w:color w:val="000000"/>
      <w:sz w:val="26"/>
      <w:szCs w:val="26"/>
      <w:lang w:val="pt-BR"/>
    </w:rPr>
  </w:style>
  <w:style w:type="character" w:customStyle="1" w:styleId="normaltmrChar">
    <w:name w:val="normal tmr Char"/>
    <w:basedOn w:val="DefaultParagraphFont"/>
    <w:link w:val="normaltmr"/>
    <w:rsid w:val="004616C0"/>
    <w:rPr>
      <w:rFonts w:ascii="Times New Roman" w:eastAsia="Times New Roman" w:hAnsi="Times New Roman" w:cs="Times New Roman"/>
      <w:b/>
      <w:iCs/>
      <w:color w:val="000000"/>
      <w:sz w:val="26"/>
      <w:szCs w:val="26"/>
      <w:lang w:val="pt-BR"/>
    </w:rPr>
  </w:style>
  <w:style w:type="paragraph" w:customStyle="1" w:styleId="Hinh">
    <w:name w:val="Hinh"/>
    <w:basedOn w:val="Normal"/>
    <w:qFormat/>
    <w:rsid w:val="004616C0"/>
    <w:pPr>
      <w:spacing w:after="0"/>
      <w:ind w:firstLine="360"/>
      <w:jc w:val="center"/>
    </w:pPr>
    <w:rPr>
      <w:rFonts w:ascii="Times New Roman" w:eastAsia="Times New Roman" w:hAnsi="Times New Roman" w:cs="Times New Roman"/>
      <w:sz w:val="26"/>
      <w:szCs w:val="26"/>
    </w:rPr>
  </w:style>
  <w:style w:type="character" w:customStyle="1" w:styleId="apple-style-span">
    <w:name w:val="apple-style-span"/>
    <w:basedOn w:val="DefaultParagraphFont"/>
    <w:rsid w:val="004616C0"/>
  </w:style>
  <w:style w:type="character" w:customStyle="1" w:styleId="apple-converted-space">
    <w:name w:val="apple-converted-space"/>
    <w:basedOn w:val="DefaultParagraphFont"/>
    <w:rsid w:val="004616C0"/>
  </w:style>
  <w:style w:type="character" w:styleId="Strong">
    <w:name w:val="Strong"/>
    <w:basedOn w:val="DefaultParagraphFont"/>
    <w:uiPriority w:val="22"/>
    <w:qFormat/>
    <w:rsid w:val="004616C0"/>
    <w:rPr>
      <w:b/>
      <w:bCs/>
    </w:rPr>
  </w:style>
  <w:style w:type="paragraph" w:customStyle="1" w:styleId="Char">
    <w:name w:val="Char"/>
    <w:basedOn w:val="Normal"/>
    <w:next w:val="Heading1"/>
    <w:autoRedefine/>
    <w:semiHidden/>
    <w:rsid w:val="004616C0"/>
    <w:pPr>
      <w:spacing w:line="240" w:lineRule="exact"/>
      <w:jc w:val="left"/>
    </w:pPr>
    <w:rPr>
      <w:rFonts w:ascii="Arial" w:eastAsia="Times New Roman" w:hAnsi="Arial" w:cs="Arial"/>
      <w:smallCaps/>
    </w:rPr>
  </w:style>
  <w:style w:type="paragraph" w:styleId="FootnoteText">
    <w:name w:val="footnote text"/>
    <w:basedOn w:val="Normal"/>
    <w:link w:val="FootnoteTextChar"/>
    <w:uiPriority w:val="99"/>
    <w:semiHidden/>
    <w:unhideWhenUsed/>
    <w:rsid w:val="00BD11F8"/>
    <w:pPr>
      <w:spacing w:after="0"/>
    </w:pPr>
    <w:rPr>
      <w:sz w:val="16"/>
      <w:szCs w:val="20"/>
    </w:rPr>
  </w:style>
  <w:style w:type="character" w:customStyle="1" w:styleId="FootnoteTextChar">
    <w:name w:val="Footnote Text Char"/>
    <w:basedOn w:val="DefaultParagraphFont"/>
    <w:link w:val="FootnoteText"/>
    <w:uiPriority w:val="99"/>
    <w:semiHidden/>
    <w:rsid w:val="00BD11F8"/>
    <w:rPr>
      <w:rFonts w:ascii="Palatino Linotype" w:eastAsiaTheme="minorEastAsia" w:hAnsi="Palatino Linotype"/>
      <w:sz w:val="16"/>
      <w:szCs w:val="20"/>
    </w:rPr>
  </w:style>
  <w:style w:type="character" w:styleId="FootnoteReference">
    <w:name w:val="footnote reference"/>
    <w:basedOn w:val="DefaultParagraphFont"/>
    <w:uiPriority w:val="99"/>
    <w:semiHidden/>
    <w:unhideWhenUsed/>
    <w:rsid w:val="002A66B4"/>
    <w:rPr>
      <w:vertAlign w:val="superscript"/>
    </w:rPr>
  </w:style>
  <w:style w:type="paragraph" w:styleId="TOC4">
    <w:name w:val="toc 4"/>
    <w:basedOn w:val="Normal"/>
    <w:next w:val="Normal"/>
    <w:autoRedefine/>
    <w:uiPriority w:val="39"/>
    <w:unhideWhenUsed/>
    <w:rsid w:val="00381B20"/>
    <w:pPr>
      <w:spacing w:after="100"/>
      <w:ind w:left="660"/>
      <w:jc w:val="left"/>
    </w:pPr>
    <w:rPr>
      <w:rFonts w:asciiTheme="minorHAnsi" w:hAnsiTheme="minorHAnsi"/>
    </w:rPr>
  </w:style>
  <w:style w:type="paragraph" w:styleId="TOC5">
    <w:name w:val="toc 5"/>
    <w:basedOn w:val="Normal"/>
    <w:next w:val="Normal"/>
    <w:autoRedefine/>
    <w:uiPriority w:val="39"/>
    <w:unhideWhenUsed/>
    <w:rsid w:val="00381B20"/>
    <w:pPr>
      <w:spacing w:after="100"/>
      <w:ind w:left="880"/>
      <w:jc w:val="left"/>
    </w:pPr>
    <w:rPr>
      <w:rFonts w:asciiTheme="minorHAnsi" w:hAnsiTheme="minorHAnsi"/>
    </w:rPr>
  </w:style>
  <w:style w:type="paragraph" w:styleId="TOC6">
    <w:name w:val="toc 6"/>
    <w:basedOn w:val="Normal"/>
    <w:next w:val="Normal"/>
    <w:autoRedefine/>
    <w:uiPriority w:val="39"/>
    <w:unhideWhenUsed/>
    <w:rsid w:val="00381B20"/>
    <w:pPr>
      <w:spacing w:after="100"/>
      <w:ind w:left="1100"/>
      <w:jc w:val="left"/>
    </w:pPr>
    <w:rPr>
      <w:rFonts w:asciiTheme="minorHAnsi" w:hAnsiTheme="minorHAnsi"/>
    </w:rPr>
  </w:style>
  <w:style w:type="paragraph" w:styleId="TOC7">
    <w:name w:val="toc 7"/>
    <w:basedOn w:val="Normal"/>
    <w:next w:val="Normal"/>
    <w:autoRedefine/>
    <w:uiPriority w:val="39"/>
    <w:unhideWhenUsed/>
    <w:rsid w:val="00381B20"/>
    <w:pPr>
      <w:spacing w:after="100"/>
      <w:ind w:left="1320"/>
      <w:jc w:val="left"/>
    </w:pPr>
    <w:rPr>
      <w:rFonts w:asciiTheme="minorHAnsi" w:hAnsiTheme="minorHAnsi"/>
    </w:rPr>
  </w:style>
  <w:style w:type="paragraph" w:styleId="TOC8">
    <w:name w:val="toc 8"/>
    <w:basedOn w:val="Normal"/>
    <w:next w:val="Normal"/>
    <w:autoRedefine/>
    <w:uiPriority w:val="39"/>
    <w:unhideWhenUsed/>
    <w:rsid w:val="00381B20"/>
    <w:pPr>
      <w:spacing w:after="100"/>
      <w:ind w:left="1540"/>
      <w:jc w:val="left"/>
    </w:pPr>
    <w:rPr>
      <w:rFonts w:asciiTheme="minorHAnsi" w:hAnsiTheme="minorHAnsi"/>
    </w:rPr>
  </w:style>
  <w:style w:type="paragraph" w:styleId="TOC9">
    <w:name w:val="toc 9"/>
    <w:basedOn w:val="Normal"/>
    <w:next w:val="Normal"/>
    <w:autoRedefine/>
    <w:uiPriority w:val="39"/>
    <w:unhideWhenUsed/>
    <w:rsid w:val="00381B20"/>
    <w:pPr>
      <w:spacing w:after="100"/>
      <w:ind w:left="1760"/>
      <w:jc w:val="left"/>
    </w:pPr>
    <w:rPr>
      <w:rFonts w:asciiTheme="minorHAnsi" w:hAnsiTheme="minorHAnsi"/>
    </w:rPr>
  </w:style>
  <w:style w:type="character" w:styleId="Emphasis">
    <w:name w:val="Emphasis"/>
    <w:basedOn w:val="DefaultParagraphFont"/>
    <w:uiPriority w:val="20"/>
    <w:qFormat/>
    <w:rsid w:val="00C351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25796">
      <w:bodyDiv w:val="1"/>
      <w:marLeft w:val="0"/>
      <w:marRight w:val="0"/>
      <w:marTop w:val="0"/>
      <w:marBottom w:val="0"/>
      <w:divBdr>
        <w:top w:val="none" w:sz="0" w:space="0" w:color="auto"/>
        <w:left w:val="none" w:sz="0" w:space="0" w:color="auto"/>
        <w:bottom w:val="none" w:sz="0" w:space="0" w:color="auto"/>
        <w:right w:val="none" w:sz="0" w:space="0" w:color="auto"/>
      </w:divBdr>
      <w:divsChild>
        <w:div w:id="515651695">
          <w:marLeft w:val="446"/>
          <w:marRight w:val="0"/>
          <w:marTop w:val="0"/>
          <w:marBottom w:val="0"/>
          <w:divBdr>
            <w:top w:val="none" w:sz="0" w:space="0" w:color="auto"/>
            <w:left w:val="none" w:sz="0" w:space="0" w:color="auto"/>
            <w:bottom w:val="none" w:sz="0" w:space="0" w:color="auto"/>
            <w:right w:val="none" w:sz="0" w:space="0" w:color="auto"/>
          </w:divBdr>
        </w:div>
        <w:div w:id="1466893018">
          <w:marLeft w:val="446"/>
          <w:marRight w:val="0"/>
          <w:marTop w:val="0"/>
          <w:marBottom w:val="0"/>
          <w:divBdr>
            <w:top w:val="none" w:sz="0" w:space="0" w:color="auto"/>
            <w:left w:val="none" w:sz="0" w:space="0" w:color="auto"/>
            <w:bottom w:val="none" w:sz="0" w:space="0" w:color="auto"/>
            <w:right w:val="none" w:sz="0" w:space="0" w:color="auto"/>
          </w:divBdr>
        </w:div>
        <w:div w:id="1500850986">
          <w:marLeft w:val="446"/>
          <w:marRight w:val="0"/>
          <w:marTop w:val="0"/>
          <w:marBottom w:val="0"/>
          <w:divBdr>
            <w:top w:val="none" w:sz="0" w:space="0" w:color="auto"/>
            <w:left w:val="none" w:sz="0" w:space="0" w:color="auto"/>
            <w:bottom w:val="none" w:sz="0" w:space="0" w:color="auto"/>
            <w:right w:val="none" w:sz="0" w:space="0" w:color="auto"/>
          </w:divBdr>
        </w:div>
        <w:div w:id="1768620829">
          <w:marLeft w:val="446"/>
          <w:marRight w:val="0"/>
          <w:marTop w:val="0"/>
          <w:marBottom w:val="0"/>
          <w:divBdr>
            <w:top w:val="none" w:sz="0" w:space="0" w:color="auto"/>
            <w:left w:val="none" w:sz="0" w:space="0" w:color="auto"/>
            <w:bottom w:val="none" w:sz="0" w:space="0" w:color="auto"/>
            <w:right w:val="none" w:sz="0" w:space="0" w:color="auto"/>
          </w:divBdr>
        </w:div>
        <w:div w:id="1843084699">
          <w:marLeft w:val="446"/>
          <w:marRight w:val="0"/>
          <w:marTop w:val="0"/>
          <w:marBottom w:val="0"/>
          <w:divBdr>
            <w:top w:val="none" w:sz="0" w:space="0" w:color="auto"/>
            <w:left w:val="none" w:sz="0" w:space="0" w:color="auto"/>
            <w:bottom w:val="none" w:sz="0" w:space="0" w:color="auto"/>
            <w:right w:val="none" w:sz="0" w:space="0" w:color="auto"/>
          </w:divBdr>
        </w:div>
        <w:div w:id="2128111373">
          <w:marLeft w:val="446"/>
          <w:marRight w:val="0"/>
          <w:marTop w:val="0"/>
          <w:marBottom w:val="0"/>
          <w:divBdr>
            <w:top w:val="none" w:sz="0" w:space="0" w:color="auto"/>
            <w:left w:val="none" w:sz="0" w:space="0" w:color="auto"/>
            <w:bottom w:val="none" w:sz="0" w:space="0" w:color="auto"/>
            <w:right w:val="none" w:sz="0" w:space="0" w:color="auto"/>
          </w:divBdr>
        </w:div>
      </w:divsChild>
    </w:div>
    <w:div w:id="162353716">
      <w:bodyDiv w:val="1"/>
      <w:marLeft w:val="0"/>
      <w:marRight w:val="0"/>
      <w:marTop w:val="0"/>
      <w:marBottom w:val="0"/>
      <w:divBdr>
        <w:top w:val="none" w:sz="0" w:space="0" w:color="auto"/>
        <w:left w:val="none" w:sz="0" w:space="0" w:color="auto"/>
        <w:bottom w:val="none" w:sz="0" w:space="0" w:color="auto"/>
        <w:right w:val="none" w:sz="0" w:space="0" w:color="auto"/>
      </w:divBdr>
    </w:div>
    <w:div w:id="188764622">
      <w:bodyDiv w:val="1"/>
      <w:marLeft w:val="0"/>
      <w:marRight w:val="0"/>
      <w:marTop w:val="0"/>
      <w:marBottom w:val="0"/>
      <w:divBdr>
        <w:top w:val="none" w:sz="0" w:space="0" w:color="auto"/>
        <w:left w:val="none" w:sz="0" w:space="0" w:color="auto"/>
        <w:bottom w:val="none" w:sz="0" w:space="0" w:color="auto"/>
        <w:right w:val="none" w:sz="0" w:space="0" w:color="auto"/>
      </w:divBdr>
    </w:div>
    <w:div w:id="220290395">
      <w:bodyDiv w:val="1"/>
      <w:marLeft w:val="0"/>
      <w:marRight w:val="0"/>
      <w:marTop w:val="0"/>
      <w:marBottom w:val="0"/>
      <w:divBdr>
        <w:top w:val="none" w:sz="0" w:space="0" w:color="auto"/>
        <w:left w:val="none" w:sz="0" w:space="0" w:color="auto"/>
        <w:bottom w:val="none" w:sz="0" w:space="0" w:color="auto"/>
        <w:right w:val="none" w:sz="0" w:space="0" w:color="auto"/>
      </w:divBdr>
    </w:div>
    <w:div w:id="228924527">
      <w:bodyDiv w:val="1"/>
      <w:marLeft w:val="0"/>
      <w:marRight w:val="0"/>
      <w:marTop w:val="0"/>
      <w:marBottom w:val="0"/>
      <w:divBdr>
        <w:top w:val="none" w:sz="0" w:space="0" w:color="auto"/>
        <w:left w:val="none" w:sz="0" w:space="0" w:color="auto"/>
        <w:bottom w:val="none" w:sz="0" w:space="0" w:color="auto"/>
        <w:right w:val="none" w:sz="0" w:space="0" w:color="auto"/>
      </w:divBdr>
    </w:div>
    <w:div w:id="229578360">
      <w:bodyDiv w:val="1"/>
      <w:marLeft w:val="0"/>
      <w:marRight w:val="0"/>
      <w:marTop w:val="0"/>
      <w:marBottom w:val="0"/>
      <w:divBdr>
        <w:top w:val="none" w:sz="0" w:space="0" w:color="auto"/>
        <w:left w:val="none" w:sz="0" w:space="0" w:color="auto"/>
        <w:bottom w:val="none" w:sz="0" w:space="0" w:color="auto"/>
        <w:right w:val="none" w:sz="0" w:space="0" w:color="auto"/>
      </w:divBdr>
    </w:div>
    <w:div w:id="233590715">
      <w:bodyDiv w:val="1"/>
      <w:marLeft w:val="0"/>
      <w:marRight w:val="0"/>
      <w:marTop w:val="0"/>
      <w:marBottom w:val="0"/>
      <w:divBdr>
        <w:top w:val="none" w:sz="0" w:space="0" w:color="auto"/>
        <w:left w:val="none" w:sz="0" w:space="0" w:color="auto"/>
        <w:bottom w:val="none" w:sz="0" w:space="0" w:color="auto"/>
        <w:right w:val="none" w:sz="0" w:space="0" w:color="auto"/>
      </w:divBdr>
      <w:divsChild>
        <w:div w:id="2003240844">
          <w:marLeft w:val="0"/>
          <w:marRight w:val="0"/>
          <w:marTop w:val="0"/>
          <w:marBottom w:val="0"/>
          <w:divBdr>
            <w:top w:val="none" w:sz="0" w:space="0" w:color="auto"/>
            <w:left w:val="none" w:sz="0" w:space="0" w:color="auto"/>
            <w:bottom w:val="none" w:sz="0" w:space="0" w:color="auto"/>
            <w:right w:val="none" w:sz="0" w:space="0" w:color="auto"/>
          </w:divBdr>
        </w:div>
      </w:divsChild>
    </w:div>
    <w:div w:id="276104025">
      <w:bodyDiv w:val="1"/>
      <w:marLeft w:val="0"/>
      <w:marRight w:val="0"/>
      <w:marTop w:val="0"/>
      <w:marBottom w:val="0"/>
      <w:divBdr>
        <w:top w:val="none" w:sz="0" w:space="0" w:color="auto"/>
        <w:left w:val="none" w:sz="0" w:space="0" w:color="auto"/>
        <w:bottom w:val="none" w:sz="0" w:space="0" w:color="auto"/>
        <w:right w:val="none" w:sz="0" w:space="0" w:color="auto"/>
      </w:divBdr>
    </w:div>
    <w:div w:id="335111233">
      <w:bodyDiv w:val="1"/>
      <w:marLeft w:val="0"/>
      <w:marRight w:val="0"/>
      <w:marTop w:val="0"/>
      <w:marBottom w:val="0"/>
      <w:divBdr>
        <w:top w:val="none" w:sz="0" w:space="0" w:color="auto"/>
        <w:left w:val="none" w:sz="0" w:space="0" w:color="auto"/>
        <w:bottom w:val="none" w:sz="0" w:space="0" w:color="auto"/>
        <w:right w:val="none" w:sz="0" w:space="0" w:color="auto"/>
      </w:divBdr>
    </w:div>
    <w:div w:id="386609686">
      <w:bodyDiv w:val="1"/>
      <w:marLeft w:val="0"/>
      <w:marRight w:val="0"/>
      <w:marTop w:val="0"/>
      <w:marBottom w:val="0"/>
      <w:divBdr>
        <w:top w:val="none" w:sz="0" w:space="0" w:color="auto"/>
        <w:left w:val="none" w:sz="0" w:space="0" w:color="auto"/>
        <w:bottom w:val="none" w:sz="0" w:space="0" w:color="auto"/>
        <w:right w:val="none" w:sz="0" w:space="0" w:color="auto"/>
      </w:divBdr>
      <w:divsChild>
        <w:div w:id="844441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258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166020">
      <w:bodyDiv w:val="1"/>
      <w:marLeft w:val="0"/>
      <w:marRight w:val="0"/>
      <w:marTop w:val="0"/>
      <w:marBottom w:val="0"/>
      <w:divBdr>
        <w:top w:val="none" w:sz="0" w:space="0" w:color="auto"/>
        <w:left w:val="none" w:sz="0" w:space="0" w:color="auto"/>
        <w:bottom w:val="none" w:sz="0" w:space="0" w:color="auto"/>
        <w:right w:val="none" w:sz="0" w:space="0" w:color="auto"/>
      </w:divBdr>
      <w:divsChild>
        <w:div w:id="192623123">
          <w:marLeft w:val="0"/>
          <w:marRight w:val="0"/>
          <w:marTop w:val="0"/>
          <w:marBottom w:val="0"/>
          <w:divBdr>
            <w:top w:val="none" w:sz="0" w:space="0" w:color="auto"/>
            <w:left w:val="none" w:sz="0" w:space="0" w:color="auto"/>
            <w:bottom w:val="none" w:sz="0" w:space="0" w:color="auto"/>
            <w:right w:val="none" w:sz="0" w:space="0" w:color="auto"/>
          </w:divBdr>
        </w:div>
      </w:divsChild>
    </w:div>
    <w:div w:id="618492129">
      <w:bodyDiv w:val="1"/>
      <w:marLeft w:val="0"/>
      <w:marRight w:val="0"/>
      <w:marTop w:val="0"/>
      <w:marBottom w:val="0"/>
      <w:divBdr>
        <w:top w:val="none" w:sz="0" w:space="0" w:color="auto"/>
        <w:left w:val="none" w:sz="0" w:space="0" w:color="auto"/>
        <w:bottom w:val="none" w:sz="0" w:space="0" w:color="auto"/>
        <w:right w:val="none" w:sz="0" w:space="0" w:color="auto"/>
      </w:divBdr>
    </w:div>
    <w:div w:id="670135918">
      <w:bodyDiv w:val="1"/>
      <w:marLeft w:val="0"/>
      <w:marRight w:val="0"/>
      <w:marTop w:val="0"/>
      <w:marBottom w:val="0"/>
      <w:divBdr>
        <w:top w:val="none" w:sz="0" w:space="0" w:color="auto"/>
        <w:left w:val="none" w:sz="0" w:space="0" w:color="auto"/>
        <w:bottom w:val="none" w:sz="0" w:space="0" w:color="auto"/>
        <w:right w:val="none" w:sz="0" w:space="0" w:color="auto"/>
      </w:divBdr>
      <w:divsChild>
        <w:div w:id="1603102222">
          <w:marLeft w:val="0"/>
          <w:marRight w:val="0"/>
          <w:marTop w:val="0"/>
          <w:marBottom w:val="0"/>
          <w:divBdr>
            <w:top w:val="none" w:sz="0" w:space="0" w:color="auto"/>
            <w:left w:val="none" w:sz="0" w:space="0" w:color="auto"/>
            <w:bottom w:val="none" w:sz="0" w:space="0" w:color="auto"/>
            <w:right w:val="none" w:sz="0" w:space="0" w:color="auto"/>
          </w:divBdr>
        </w:div>
      </w:divsChild>
    </w:div>
    <w:div w:id="748038565">
      <w:bodyDiv w:val="1"/>
      <w:marLeft w:val="0"/>
      <w:marRight w:val="0"/>
      <w:marTop w:val="0"/>
      <w:marBottom w:val="0"/>
      <w:divBdr>
        <w:top w:val="none" w:sz="0" w:space="0" w:color="auto"/>
        <w:left w:val="none" w:sz="0" w:space="0" w:color="auto"/>
        <w:bottom w:val="none" w:sz="0" w:space="0" w:color="auto"/>
        <w:right w:val="none" w:sz="0" w:space="0" w:color="auto"/>
      </w:divBdr>
    </w:div>
    <w:div w:id="782114997">
      <w:bodyDiv w:val="1"/>
      <w:marLeft w:val="0"/>
      <w:marRight w:val="0"/>
      <w:marTop w:val="0"/>
      <w:marBottom w:val="0"/>
      <w:divBdr>
        <w:top w:val="none" w:sz="0" w:space="0" w:color="auto"/>
        <w:left w:val="none" w:sz="0" w:space="0" w:color="auto"/>
        <w:bottom w:val="none" w:sz="0" w:space="0" w:color="auto"/>
        <w:right w:val="none" w:sz="0" w:space="0" w:color="auto"/>
      </w:divBdr>
    </w:div>
    <w:div w:id="794103896">
      <w:bodyDiv w:val="1"/>
      <w:marLeft w:val="0"/>
      <w:marRight w:val="0"/>
      <w:marTop w:val="0"/>
      <w:marBottom w:val="0"/>
      <w:divBdr>
        <w:top w:val="none" w:sz="0" w:space="0" w:color="auto"/>
        <w:left w:val="none" w:sz="0" w:space="0" w:color="auto"/>
        <w:bottom w:val="none" w:sz="0" w:space="0" w:color="auto"/>
        <w:right w:val="none" w:sz="0" w:space="0" w:color="auto"/>
      </w:divBdr>
    </w:div>
    <w:div w:id="945843758">
      <w:bodyDiv w:val="1"/>
      <w:marLeft w:val="0"/>
      <w:marRight w:val="0"/>
      <w:marTop w:val="0"/>
      <w:marBottom w:val="0"/>
      <w:divBdr>
        <w:top w:val="none" w:sz="0" w:space="0" w:color="auto"/>
        <w:left w:val="none" w:sz="0" w:space="0" w:color="auto"/>
        <w:bottom w:val="none" w:sz="0" w:space="0" w:color="auto"/>
        <w:right w:val="none" w:sz="0" w:space="0" w:color="auto"/>
      </w:divBdr>
    </w:div>
    <w:div w:id="958075024">
      <w:bodyDiv w:val="1"/>
      <w:marLeft w:val="0"/>
      <w:marRight w:val="0"/>
      <w:marTop w:val="0"/>
      <w:marBottom w:val="0"/>
      <w:divBdr>
        <w:top w:val="none" w:sz="0" w:space="0" w:color="auto"/>
        <w:left w:val="none" w:sz="0" w:space="0" w:color="auto"/>
        <w:bottom w:val="none" w:sz="0" w:space="0" w:color="auto"/>
        <w:right w:val="none" w:sz="0" w:space="0" w:color="auto"/>
      </w:divBdr>
    </w:div>
    <w:div w:id="981038149">
      <w:bodyDiv w:val="1"/>
      <w:marLeft w:val="0"/>
      <w:marRight w:val="0"/>
      <w:marTop w:val="0"/>
      <w:marBottom w:val="0"/>
      <w:divBdr>
        <w:top w:val="none" w:sz="0" w:space="0" w:color="auto"/>
        <w:left w:val="none" w:sz="0" w:space="0" w:color="auto"/>
        <w:bottom w:val="none" w:sz="0" w:space="0" w:color="auto"/>
        <w:right w:val="none" w:sz="0" w:space="0" w:color="auto"/>
      </w:divBdr>
    </w:div>
    <w:div w:id="1085882147">
      <w:bodyDiv w:val="1"/>
      <w:marLeft w:val="0"/>
      <w:marRight w:val="0"/>
      <w:marTop w:val="0"/>
      <w:marBottom w:val="0"/>
      <w:divBdr>
        <w:top w:val="none" w:sz="0" w:space="0" w:color="auto"/>
        <w:left w:val="none" w:sz="0" w:space="0" w:color="auto"/>
        <w:bottom w:val="none" w:sz="0" w:space="0" w:color="auto"/>
        <w:right w:val="none" w:sz="0" w:space="0" w:color="auto"/>
      </w:divBdr>
    </w:div>
    <w:div w:id="1091003962">
      <w:bodyDiv w:val="1"/>
      <w:marLeft w:val="0"/>
      <w:marRight w:val="0"/>
      <w:marTop w:val="0"/>
      <w:marBottom w:val="0"/>
      <w:divBdr>
        <w:top w:val="none" w:sz="0" w:space="0" w:color="auto"/>
        <w:left w:val="none" w:sz="0" w:space="0" w:color="auto"/>
        <w:bottom w:val="none" w:sz="0" w:space="0" w:color="auto"/>
        <w:right w:val="none" w:sz="0" w:space="0" w:color="auto"/>
      </w:divBdr>
    </w:div>
    <w:div w:id="1109817831">
      <w:bodyDiv w:val="1"/>
      <w:marLeft w:val="0"/>
      <w:marRight w:val="0"/>
      <w:marTop w:val="0"/>
      <w:marBottom w:val="0"/>
      <w:divBdr>
        <w:top w:val="none" w:sz="0" w:space="0" w:color="auto"/>
        <w:left w:val="none" w:sz="0" w:space="0" w:color="auto"/>
        <w:bottom w:val="none" w:sz="0" w:space="0" w:color="auto"/>
        <w:right w:val="none" w:sz="0" w:space="0" w:color="auto"/>
      </w:divBdr>
    </w:div>
    <w:div w:id="1224024199">
      <w:bodyDiv w:val="1"/>
      <w:marLeft w:val="0"/>
      <w:marRight w:val="0"/>
      <w:marTop w:val="0"/>
      <w:marBottom w:val="0"/>
      <w:divBdr>
        <w:top w:val="none" w:sz="0" w:space="0" w:color="auto"/>
        <w:left w:val="none" w:sz="0" w:space="0" w:color="auto"/>
        <w:bottom w:val="none" w:sz="0" w:space="0" w:color="auto"/>
        <w:right w:val="none" w:sz="0" w:space="0" w:color="auto"/>
      </w:divBdr>
    </w:div>
    <w:div w:id="1247955490">
      <w:bodyDiv w:val="1"/>
      <w:marLeft w:val="0"/>
      <w:marRight w:val="0"/>
      <w:marTop w:val="0"/>
      <w:marBottom w:val="0"/>
      <w:divBdr>
        <w:top w:val="none" w:sz="0" w:space="0" w:color="auto"/>
        <w:left w:val="none" w:sz="0" w:space="0" w:color="auto"/>
        <w:bottom w:val="none" w:sz="0" w:space="0" w:color="auto"/>
        <w:right w:val="none" w:sz="0" w:space="0" w:color="auto"/>
      </w:divBdr>
    </w:div>
    <w:div w:id="1258296235">
      <w:bodyDiv w:val="1"/>
      <w:marLeft w:val="0"/>
      <w:marRight w:val="0"/>
      <w:marTop w:val="0"/>
      <w:marBottom w:val="0"/>
      <w:divBdr>
        <w:top w:val="none" w:sz="0" w:space="0" w:color="auto"/>
        <w:left w:val="none" w:sz="0" w:space="0" w:color="auto"/>
        <w:bottom w:val="none" w:sz="0" w:space="0" w:color="auto"/>
        <w:right w:val="none" w:sz="0" w:space="0" w:color="auto"/>
      </w:divBdr>
    </w:div>
    <w:div w:id="1276133652">
      <w:bodyDiv w:val="1"/>
      <w:marLeft w:val="0"/>
      <w:marRight w:val="0"/>
      <w:marTop w:val="0"/>
      <w:marBottom w:val="0"/>
      <w:divBdr>
        <w:top w:val="none" w:sz="0" w:space="0" w:color="auto"/>
        <w:left w:val="none" w:sz="0" w:space="0" w:color="auto"/>
        <w:bottom w:val="none" w:sz="0" w:space="0" w:color="auto"/>
        <w:right w:val="none" w:sz="0" w:space="0" w:color="auto"/>
      </w:divBdr>
    </w:div>
    <w:div w:id="1304776078">
      <w:bodyDiv w:val="1"/>
      <w:marLeft w:val="0"/>
      <w:marRight w:val="0"/>
      <w:marTop w:val="0"/>
      <w:marBottom w:val="0"/>
      <w:divBdr>
        <w:top w:val="none" w:sz="0" w:space="0" w:color="auto"/>
        <w:left w:val="none" w:sz="0" w:space="0" w:color="auto"/>
        <w:bottom w:val="none" w:sz="0" w:space="0" w:color="auto"/>
        <w:right w:val="none" w:sz="0" w:space="0" w:color="auto"/>
      </w:divBdr>
      <w:divsChild>
        <w:div w:id="22218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179205">
      <w:bodyDiv w:val="1"/>
      <w:marLeft w:val="0"/>
      <w:marRight w:val="0"/>
      <w:marTop w:val="0"/>
      <w:marBottom w:val="0"/>
      <w:divBdr>
        <w:top w:val="none" w:sz="0" w:space="0" w:color="auto"/>
        <w:left w:val="none" w:sz="0" w:space="0" w:color="auto"/>
        <w:bottom w:val="none" w:sz="0" w:space="0" w:color="auto"/>
        <w:right w:val="none" w:sz="0" w:space="0" w:color="auto"/>
      </w:divBdr>
    </w:div>
    <w:div w:id="1491748430">
      <w:bodyDiv w:val="1"/>
      <w:marLeft w:val="0"/>
      <w:marRight w:val="0"/>
      <w:marTop w:val="0"/>
      <w:marBottom w:val="0"/>
      <w:divBdr>
        <w:top w:val="none" w:sz="0" w:space="0" w:color="auto"/>
        <w:left w:val="none" w:sz="0" w:space="0" w:color="auto"/>
        <w:bottom w:val="none" w:sz="0" w:space="0" w:color="auto"/>
        <w:right w:val="none" w:sz="0" w:space="0" w:color="auto"/>
      </w:divBdr>
    </w:div>
    <w:div w:id="1510213090">
      <w:bodyDiv w:val="1"/>
      <w:marLeft w:val="0"/>
      <w:marRight w:val="0"/>
      <w:marTop w:val="0"/>
      <w:marBottom w:val="0"/>
      <w:divBdr>
        <w:top w:val="none" w:sz="0" w:space="0" w:color="auto"/>
        <w:left w:val="none" w:sz="0" w:space="0" w:color="auto"/>
        <w:bottom w:val="none" w:sz="0" w:space="0" w:color="auto"/>
        <w:right w:val="none" w:sz="0" w:space="0" w:color="auto"/>
      </w:divBdr>
    </w:div>
    <w:div w:id="1529180669">
      <w:bodyDiv w:val="1"/>
      <w:marLeft w:val="0"/>
      <w:marRight w:val="0"/>
      <w:marTop w:val="0"/>
      <w:marBottom w:val="0"/>
      <w:divBdr>
        <w:top w:val="none" w:sz="0" w:space="0" w:color="auto"/>
        <w:left w:val="none" w:sz="0" w:space="0" w:color="auto"/>
        <w:bottom w:val="none" w:sz="0" w:space="0" w:color="auto"/>
        <w:right w:val="none" w:sz="0" w:space="0" w:color="auto"/>
      </w:divBdr>
      <w:divsChild>
        <w:div w:id="1213347924">
          <w:marLeft w:val="0"/>
          <w:marRight w:val="0"/>
          <w:marTop w:val="0"/>
          <w:marBottom w:val="0"/>
          <w:divBdr>
            <w:top w:val="none" w:sz="0" w:space="0" w:color="auto"/>
            <w:left w:val="none" w:sz="0" w:space="0" w:color="auto"/>
            <w:bottom w:val="none" w:sz="0" w:space="0" w:color="auto"/>
            <w:right w:val="none" w:sz="0" w:space="0" w:color="auto"/>
          </w:divBdr>
        </w:div>
      </w:divsChild>
    </w:div>
    <w:div w:id="1536193955">
      <w:bodyDiv w:val="1"/>
      <w:marLeft w:val="0"/>
      <w:marRight w:val="0"/>
      <w:marTop w:val="0"/>
      <w:marBottom w:val="0"/>
      <w:divBdr>
        <w:top w:val="none" w:sz="0" w:space="0" w:color="auto"/>
        <w:left w:val="none" w:sz="0" w:space="0" w:color="auto"/>
        <w:bottom w:val="none" w:sz="0" w:space="0" w:color="auto"/>
        <w:right w:val="none" w:sz="0" w:space="0" w:color="auto"/>
      </w:divBdr>
    </w:div>
    <w:div w:id="1542522712">
      <w:bodyDiv w:val="1"/>
      <w:marLeft w:val="0"/>
      <w:marRight w:val="0"/>
      <w:marTop w:val="0"/>
      <w:marBottom w:val="0"/>
      <w:divBdr>
        <w:top w:val="none" w:sz="0" w:space="0" w:color="auto"/>
        <w:left w:val="none" w:sz="0" w:space="0" w:color="auto"/>
        <w:bottom w:val="none" w:sz="0" w:space="0" w:color="auto"/>
        <w:right w:val="none" w:sz="0" w:space="0" w:color="auto"/>
      </w:divBdr>
    </w:div>
    <w:div w:id="1555391482">
      <w:bodyDiv w:val="1"/>
      <w:marLeft w:val="0"/>
      <w:marRight w:val="0"/>
      <w:marTop w:val="0"/>
      <w:marBottom w:val="0"/>
      <w:divBdr>
        <w:top w:val="none" w:sz="0" w:space="0" w:color="auto"/>
        <w:left w:val="none" w:sz="0" w:space="0" w:color="auto"/>
        <w:bottom w:val="none" w:sz="0" w:space="0" w:color="auto"/>
        <w:right w:val="none" w:sz="0" w:space="0" w:color="auto"/>
      </w:divBdr>
    </w:div>
    <w:div w:id="1556353231">
      <w:bodyDiv w:val="1"/>
      <w:marLeft w:val="0"/>
      <w:marRight w:val="0"/>
      <w:marTop w:val="0"/>
      <w:marBottom w:val="0"/>
      <w:divBdr>
        <w:top w:val="none" w:sz="0" w:space="0" w:color="auto"/>
        <w:left w:val="none" w:sz="0" w:space="0" w:color="auto"/>
        <w:bottom w:val="none" w:sz="0" w:space="0" w:color="auto"/>
        <w:right w:val="none" w:sz="0" w:space="0" w:color="auto"/>
      </w:divBdr>
    </w:div>
    <w:div w:id="1610165171">
      <w:bodyDiv w:val="1"/>
      <w:marLeft w:val="0"/>
      <w:marRight w:val="0"/>
      <w:marTop w:val="0"/>
      <w:marBottom w:val="0"/>
      <w:divBdr>
        <w:top w:val="none" w:sz="0" w:space="0" w:color="auto"/>
        <w:left w:val="none" w:sz="0" w:space="0" w:color="auto"/>
        <w:bottom w:val="none" w:sz="0" w:space="0" w:color="auto"/>
        <w:right w:val="none" w:sz="0" w:space="0" w:color="auto"/>
      </w:divBdr>
    </w:div>
    <w:div w:id="1671056919">
      <w:bodyDiv w:val="1"/>
      <w:marLeft w:val="0"/>
      <w:marRight w:val="0"/>
      <w:marTop w:val="0"/>
      <w:marBottom w:val="0"/>
      <w:divBdr>
        <w:top w:val="none" w:sz="0" w:space="0" w:color="auto"/>
        <w:left w:val="none" w:sz="0" w:space="0" w:color="auto"/>
        <w:bottom w:val="none" w:sz="0" w:space="0" w:color="auto"/>
        <w:right w:val="none" w:sz="0" w:space="0" w:color="auto"/>
      </w:divBdr>
    </w:div>
    <w:div w:id="1683168898">
      <w:bodyDiv w:val="1"/>
      <w:marLeft w:val="0"/>
      <w:marRight w:val="0"/>
      <w:marTop w:val="0"/>
      <w:marBottom w:val="0"/>
      <w:divBdr>
        <w:top w:val="none" w:sz="0" w:space="0" w:color="auto"/>
        <w:left w:val="none" w:sz="0" w:space="0" w:color="auto"/>
        <w:bottom w:val="none" w:sz="0" w:space="0" w:color="auto"/>
        <w:right w:val="none" w:sz="0" w:space="0" w:color="auto"/>
      </w:divBdr>
    </w:div>
    <w:div w:id="1732919024">
      <w:bodyDiv w:val="1"/>
      <w:marLeft w:val="0"/>
      <w:marRight w:val="0"/>
      <w:marTop w:val="0"/>
      <w:marBottom w:val="0"/>
      <w:divBdr>
        <w:top w:val="none" w:sz="0" w:space="0" w:color="auto"/>
        <w:left w:val="none" w:sz="0" w:space="0" w:color="auto"/>
        <w:bottom w:val="none" w:sz="0" w:space="0" w:color="auto"/>
        <w:right w:val="none" w:sz="0" w:space="0" w:color="auto"/>
      </w:divBdr>
      <w:divsChild>
        <w:div w:id="103817408">
          <w:marLeft w:val="0"/>
          <w:marRight w:val="0"/>
          <w:marTop w:val="0"/>
          <w:marBottom w:val="0"/>
          <w:divBdr>
            <w:top w:val="none" w:sz="0" w:space="0" w:color="auto"/>
            <w:left w:val="none" w:sz="0" w:space="0" w:color="auto"/>
            <w:bottom w:val="none" w:sz="0" w:space="0" w:color="auto"/>
            <w:right w:val="none" w:sz="0" w:space="0" w:color="auto"/>
          </w:divBdr>
          <w:divsChild>
            <w:div w:id="493300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4133295">
      <w:bodyDiv w:val="1"/>
      <w:marLeft w:val="0"/>
      <w:marRight w:val="0"/>
      <w:marTop w:val="0"/>
      <w:marBottom w:val="0"/>
      <w:divBdr>
        <w:top w:val="none" w:sz="0" w:space="0" w:color="auto"/>
        <w:left w:val="none" w:sz="0" w:space="0" w:color="auto"/>
        <w:bottom w:val="none" w:sz="0" w:space="0" w:color="auto"/>
        <w:right w:val="none" w:sz="0" w:space="0" w:color="auto"/>
      </w:divBdr>
    </w:div>
    <w:div w:id="1817913129">
      <w:bodyDiv w:val="1"/>
      <w:marLeft w:val="0"/>
      <w:marRight w:val="0"/>
      <w:marTop w:val="0"/>
      <w:marBottom w:val="0"/>
      <w:divBdr>
        <w:top w:val="none" w:sz="0" w:space="0" w:color="auto"/>
        <w:left w:val="none" w:sz="0" w:space="0" w:color="auto"/>
        <w:bottom w:val="none" w:sz="0" w:space="0" w:color="auto"/>
        <w:right w:val="none" w:sz="0" w:space="0" w:color="auto"/>
      </w:divBdr>
    </w:div>
    <w:div w:id="1885750208">
      <w:bodyDiv w:val="1"/>
      <w:marLeft w:val="0"/>
      <w:marRight w:val="0"/>
      <w:marTop w:val="0"/>
      <w:marBottom w:val="0"/>
      <w:divBdr>
        <w:top w:val="none" w:sz="0" w:space="0" w:color="auto"/>
        <w:left w:val="none" w:sz="0" w:space="0" w:color="auto"/>
        <w:bottom w:val="none" w:sz="0" w:space="0" w:color="auto"/>
        <w:right w:val="none" w:sz="0" w:space="0" w:color="auto"/>
      </w:divBdr>
      <w:divsChild>
        <w:div w:id="129710232">
          <w:marLeft w:val="446"/>
          <w:marRight w:val="0"/>
          <w:marTop w:val="0"/>
          <w:marBottom w:val="0"/>
          <w:divBdr>
            <w:top w:val="none" w:sz="0" w:space="0" w:color="auto"/>
            <w:left w:val="none" w:sz="0" w:space="0" w:color="auto"/>
            <w:bottom w:val="none" w:sz="0" w:space="0" w:color="auto"/>
            <w:right w:val="none" w:sz="0" w:space="0" w:color="auto"/>
          </w:divBdr>
        </w:div>
        <w:div w:id="588008471">
          <w:marLeft w:val="446"/>
          <w:marRight w:val="0"/>
          <w:marTop w:val="0"/>
          <w:marBottom w:val="0"/>
          <w:divBdr>
            <w:top w:val="none" w:sz="0" w:space="0" w:color="auto"/>
            <w:left w:val="none" w:sz="0" w:space="0" w:color="auto"/>
            <w:bottom w:val="none" w:sz="0" w:space="0" w:color="auto"/>
            <w:right w:val="none" w:sz="0" w:space="0" w:color="auto"/>
          </w:divBdr>
        </w:div>
        <w:div w:id="629166974">
          <w:marLeft w:val="446"/>
          <w:marRight w:val="0"/>
          <w:marTop w:val="0"/>
          <w:marBottom w:val="0"/>
          <w:divBdr>
            <w:top w:val="none" w:sz="0" w:space="0" w:color="auto"/>
            <w:left w:val="none" w:sz="0" w:space="0" w:color="auto"/>
            <w:bottom w:val="none" w:sz="0" w:space="0" w:color="auto"/>
            <w:right w:val="none" w:sz="0" w:space="0" w:color="auto"/>
          </w:divBdr>
        </w:div>
        <w:div w:id="861170518">
          <w:marLeft w:val="446"/>
          <w:marRight w:val="0"/>
          <w:marTop w:val="0"/>
          <w:marBottom w:val="0"/>
          <w:divBdr>
            <w:top w:val="none" w:sz="0" w:space="0" w:color="auto"/>
            <w:left w:val="none" w:sz="0" w:space="0" w:color="auto"/>
            <w:bottom w:val="none" w:sz="0" w:space="0" w:color="auto"/>
            <w:right w:val="none" w:sz="0" w:space="0" w:color="auto"/>
          </w:divBdr>
        </w:div>
        <w:div w:id="1009796822">
          <w:marLeft w:val="446"/>
          <w:marRight w:val="0"/>
          <w:marTop w:val="0"/>
          <w:marBottom w:val="0"/>
          <w:divBdr>
            <w:top w:val="none" w:sz="0" w:space="0" w:color="auto"/>
            <w:left w:val="none" w:sz="0" w:space="0" w:color="auto"/>
            <w:bottom w:val="none" w:sz="0" w:space="0" w:color="auto"/>
            <w:right w:val="none" w:sz="0" w:space="0" w:color="auto"/>
          </w:divBdr>
        </w:div>
        <w:div w:id="1028524740">
          <w:marLeft w:val="446"/>
          <w:marRight w:val="0"/>
          <w:marTop w:val="0"/>
          <w:marBottom w:val="0"/>
          <w:divBdr>
            <w:top w:val="none" w:sz="0" w:space="0" w:color="auto"/>
            <w:left w:val="none" w:sz="0" w:space="0" w:color="auto"/>
            <w:bottom w:val="none" w:sz="0" w:space="0" w:color="auto"/>
            <w:right w:val="none" w:sz="0" w:space="0" w:color="auto"/>
          </w:divBdr>
        </w:div>
        <w:div w:id="1524394810">
          <w:marLeft w:val="446"/>
          <w:marRight w:val="0"/>
          <w:marTop w:val="0"/>
          <w:marBottom w:val="0"/>
          <w:divBdr>
            <w:top w:val="none" w:sz="0" w:space="0" w:color="auto"/>
            <w:left w:val="none" w:sz="0" w:space="0" w:color="auto"/>
            <w:bottom w:val="none" w:sz="0" w:space="0" w:color="auto"/>
            <w:right w:val="none" w:sz="0" w:space="0" w:color="auto"/>
          </w:divBdr>
        </w:div>
      </w:divsChild>
    </w:div>
    <w:div w:id="1939210558">
      <w:bodyDiv w:val="1"/>
      <w:marLeft w:val="0"/>
      <w:marRight w:val="0"/>
      <w:marTop w:val="0"/>
      <w:marBottom w:val="0"/>
      <w:divBdr>
        <w:top w:val="none" w:sz="0" w:space="0" w:color="auto"/>
        <w:left w:val="none" w:sz="0" w:space="0" w:color="auto"/>
        <w:bottom w:val="none" w:sz="0" w:space="0" w:color="auto"/>
        <w:right w:val="none" w:sz="0" w:space="0" w:color="auto"/>
      </w:divBdr>
      <w:divsChild>
        <w:div w:id="2146266229">
          <w:marLeft w:val="0"/>
          <w:marRight w:val="0"/>
          <w:marTop w:val="0"/>
          <w:marBottom w:val="0"/>
          <w:divBdr>
            <w:top w:val="none" w:sz="0" w:space="0" w:color="auto"/>
            <w:left w:val="none" w:sz="0" w:space="0" w:color="auto"/>
            <w:bottom w:val="none" w:sz="0" w:space="0" w:color="auto"/>
            <w:right w:val="none" w:sz="0" w:space="0" w:color="auto"/>
          </w:divBdr>
        </w:div>
      </w:divsChild>
    </w:div>
    <w:div w:id="1940067627">
      <w:bodyDiv w:val="1"/>
      <w:marLeft w:val="0"/>
      <w:marRight w:val="0"/>
      <w:marTop w:val="0"/>
      <w:marBottom w:val="0"/>
      <w:divBdr>
        <w:top w:val="none" w:sz="0" w:space="0" w:color="auto"/>
        <w:left w:val="none" w:sz="0" w:space="0" w:color="auto"/>
        <w:bottom w:val="none" w:sz="0" w:space="0" w:color="auto"/>
        <w:right w:val="none" w:sz="0" w:space="0" w:color="auto"/>
      </w:divBdr>
    </w:div>
    <w:div w:id="1942453605">
      <w:bodyDiv w:val="1"/>
      <w:marLeft w:val="0"/>
      <w:marRight w:val="0"/>
      <w:marTop w:val="0"/>
      <w:marBottom w:val="0"/>
      <w:divBdr>
        <w:top w:val="none" w:sz="0" w:space="0" w:color="auto"/>
        <w:left w:val="none" w:sz="0" w:space="0" w:color="auto"/>
        <w:bottom w:val="none" w:sz="0" w:space="0" w:color="auto"/>
        <w:right w:val="none" w:sz="0" w:space="0" w:color="auto"/>
      </w:divBdr>
      <w:divsChild>
        <w:div w:id="220217698">
          <w:marLeft w:val="446"/>
          <w:marRight w:val="0"/>
          <w:marTop w:val="0"/>
          <w:marBottom w:val="0"/>
          <w:divBdr>
            <w:top w:val="none" w:sz="0" w:space="0" w:color="auto"/>
            <w:left w:val="none" w:sz="0" w:space="0" w:color="auto"/>
            <w:bottom w:val="none" w:sz="0" w:space="0" w:color="auto"/>
            <w:right w:val="none" w:sz="0" w:space="0" w:color="auto"/>
          </w:divBdr>
        </w:div>
        <w:div w:id="314846114">
          <w:marLeft w:val="446"/>
          <w:marRight w:val="0"/>
          <w:marTop w:val="0"/>
          <w:marBottom w:val="0"/>
          <w:divBdr>
            <w:top w:val="none" w:sz="0" w:space="0" w:color="auto"/>
            <w:left w:val="none" w:sz="0" w:space="0" w:color="auto"/>
            <w:bottom w:val="none" w:sz="0" w:space="0" w:color="auto"/>
            <w:right w:val="none" w:sz="0" w:space="0" w:color="auto"/>
          </w:divBdr>
        </w:div>
        <w:div w:id="753281553">
          <w:marLeft w:val="446"/>
          <w:marRight w:val="0"/>
          <w:marTop w:val="0"/>
          <w:marBottom w:val="0"/>
          <w:divBdr>
            <w:top w:val="none" w:sz="0" w:space="0" w:color="auto"/>
            <w:left w:val="none" w:sz="0" w:space="0" w:color="auto"/>
            <w:bottom w:val="none" w:sz="0" w:space="0" w:color="auto"/>
            <w:right w:val="none" w:sz="0" w:space="0" w:color="auto"/>
          </w:divBdr>
        </w:div>
        <w:div w:id="909927617">
          <w:marLeft w:val="446"/>
          <w:marRight w:val="0"/>
          <w:marTop w:val="0"/>
          <w:marBottom w:val="0"/>
          <w:divBdr>
            <w:top w:val="none" w:sz="0" w:space="0" w:color="auto"/>
            <w:left w:val="none" w:sz="0" w:space="0" w:color="auto"/>
            <w:bottom w:val="none" w:sz="0" w:space="0" w:color="auto"/>
            <w:right w:val="none" w:sz="0" w:space="0" w:color="auto"/>
          </w:divBdr>
        </w:div>
        <w:div w:id="1098330909">
          <w:marLeft w:val="446"/>
          <w:marRight w:val="0"/>
          <w:marTop w:val="0"/>
          <w:marBottom w:val="0"/>
          <w:divBdr>
            <w:top w:val="none" w:sz="0" w:space="0" w:color="auto"/>
            <w:left w:val="none" w:sz="0" w:space="0" w:color="auto"/>
            <w:bottom w:val="none" w:sz="0" w:space="0" w:color="auto"/>
            <w:right w:val="none" w:sz="0" w:space="0" w:color="auto"/>
          </w:divBdr>
        </w:div>
        <w:div w:id="1389186619">
          <w:marLeft w:val="446"/>
          <w:marRight w:val="0"/>
          <w:marTop w:val="0"/>
          <w:marBottom w:val="0"/>
          <w:divBdr>
            <w:top w:val="none" w:sz="0" w:space="0" w:color="auto"/>
            <w:left w:val="none" w:sz="0" w:space="0" w:color="auto"/>
            <w:bottom w:val="none" w:sz="0" w:space="0" w:color="auto"/>
            <w:right w:val="none" w:sz="0" w:space="0" w:color="auto"/>
          </w:divBdr>
        </w:div>
        <w:div w:id="2029913143">
          <w:marLeft w:val="446"/>
          <w:marRight w:val="0"/>
          <w:marTop w:val="0"/>
          <w:marBottom w:val="0"/>
          <w:divBdr>
            <w:top w:val="none" w:sz="0" w:space="0" w:color="auto"/>
            <w:left w:val="none" w:sz="0" w:space="0" w:color="auto"/>
            <w:bottom w:val="none" w:sz="0" w:space="0" w:color="auto"/>
            <w:right w:val="none" w:sz="0" w:space="0" w:color="auto"/>
          </w:divBdr>
        </w:div>
      </w:divsChild>
    </w:div>
    <w:div w:id="1948200043">
      <w:bodyDiv w:val="1"/>
      <w:marLeft w:val="0"/>
      <w:marRight w:val="0"/>
      <w:marTop w:val="0"/>
      <w:marBottom w:val="0"/>
      <w:divBdr>
        <w:top w:val="none" w:sz="0" w:space="0" w:color="auto"/>
        <w:left w:val="none" w:sz="0" w:space="0" w:color="auto"/>
        <w:bottom w:val="none" w:sz="0" w:space="0" w:color="auto"/>
        <w:right w:val="none" w:sz="0" w:space="0" w:color="auto"/>
      </w:divBdr>
    </w:div>
    <w:div w:id="200889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image" Target="media/image29.jpg"/><Relationship Id="rId21" Type="http://schemas.openxmlformats.org/officeDocument/2006/relationships/image" Target="media/image12.jp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image" Target="media/image36.jpg"/><Relationship Id="rId50" Type="http://schemas.openxmlformats.org/officeDocument/2006/relationships/hyperlink" Target="http://forums.bsdinsight.com/threads/cac-loai-luoc-do-cua-kho-du-lieu-data-warehouse.19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4.jpg"/><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hyperlink" Target="mailto:thongnm1@viettel.com.vn" TargetMode="External"/><Relationship Id="rId19" Type="http://schemas.openxmlformats.org/officeDocument/2006/relationships/image" Target="media/image10.jpg"/><Relationship Id="rId31" Type="http://schemas.openxmlformats.org/officeDocument/2006/relationships/image" Target="media/image22.png"/><Relationship Id="rId44" Type="http://schemas.openxmlformats.org/officeDocument/2006/relationships/image" Target="media/image33.jp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5.jpg"/><Relationship Id="rId43" Type="http://schemas.openxmlformats.org/officeDocument/2006/relationships/hyperlink" Target="http://192.168.32.222:88/C10Full/cgi-bin/cognos.cgi?b_action=xts.run&amp;m=portal/cc.xts&amp;m_folder=i82E80A44263349CCA79145FADB40D80F" TargetMode="External"/><Relationship Id="rId48" Type="http://schemas.openxmlformats.org/officeDocument/2006/relationships/hyperlink" Target="https://www.ibm.com/developerworks/vn/library/12/dm-1109cognosbitool/" TargetMode="External"/><Relationship Id="rId8" Type="http://schemas.openxmlformats.org/officeDocument/2006/relationships/image" Target="media/image1.png"/><Relationship Id="rId51" Type="http://schemas.openxmlformats.org/officeDocument/2006/relationships/hyperlink" Target="http://doc.arcgis.com/en/maps-for-cognos/install-windows/ibm-cognos-architecture.html" TargetMode="Externa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hyperlink" Target="http://192.168.32.222:88/C10Full/cgi-bin/cognos.cgi?b_action=xts.run&amp;m=portal/cc.xts&amp;m_folder=i82E80A44263349CCA79145FADB40D80F" TargetMode="External"/><Relationship Id="rId38" Type="http://schemas.openxmlformats.org/officeDocument/2006/relationships/image" Target="media/image28.png"/><Relationship Id="rId46" Type="http://schemas.openxmlformats.org/officeDocument/2006/relationships/image" Target="media/image35.jpg"/><Relationship Id="rId20" Type="http://schemas.openxmlformats.org/officeDocument/2006/relationships/image" Target="media/image11.jpg"/><Relationship Id="rId41" Type="http://schemas.openxmlformats.org/officeDocument/2006/relationships/image" Target="media/image31.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jpg"/><Relationship Id="rId49" Type="http://schemas.openxmlformats.org/officeDocument/2006/relationships/hyperlink" Target="http://forums.bsdinsight.com/threads/ibm-cognos-nganh-ban-le.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_templates\Word%20Template%20Created%20by%20Chau%20D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dad</b:Tag>
    <b:SourceType>BookSection</b:SourceType>
    <b:Guid>{909B014E-C228-4B6B-9766-DCCDF0A59AC8}</b:Guid>
    <b:Author>
      <b:Author>
        <b:NameList>
          <b:Person>
            <b:Last>dadadá</b:Last>
          </b:Person>
        </b:NameList>
      </b:Author>
      <b:BookAuthor>
        <b:NameList>
          <b:Person>
            <b:Last>adad</b:Last>
          </b:Person>
        </b:NameList>
      </b:BookAuthor>
    </b:Author>
    <b:Title>sdádad</b:Title>
    <b:RefOrder>1</b:RefOrder>
  </b:Source>
</b:Sources>
</file>

<file path=customXml/itemProps1.xml><?xml version="1.0" encoding="utf-8"?>
<ds:datastoreItem xmlns:ds="http://schemas.openxmlformats.org/officeDocument/2006/customXml" ds:itemID="{6DA3EE7D-6130-466E-935D-225B35F45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Created by Chau Do.dotx</Template>
  <TotalTime>2208</TotalTime>
  <Pages>13</Pages>
  <Words>2085</Words>
  <Characters>11887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Word Template Created by Chau Do</vt:lpstr>
    </vt:vector>
  </TitlesOfParts>
  <Company>Microsoft</Company>
  <LinksUpToDate>false</LinksUpToDate>
  <CharactersWithSpaces>13945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Created by Chau Do</dc:title>
  <dc:subject>Đỗ Minh Châu - Phòng Công Nghệ - Trung tâm Phần mềm Viễn thông Viettel</dc:subject>
  <dc:creator>Chau Do</dc:creator>
  <cp:keywords/>
  <dc:description/>
  <cp:lastModifiedBy>dungdb1</cp:lastModifiedBy>
  <cp:revision>315</cp:revision>
  <cp:lastPrinted>2013-01-28T12:37:00Z</cp:lastPrinted>
  <dcterms:created xsi:type="dcterms:W3CDTF">2014-04-01T04:26:00Z</dcterms:created>
  <dcterms:modified xsi:type="dcterms:W3CDTF">2015-08-14T08:17:00Z</dcterms:modified>
</cp:coreProperties>
</file>
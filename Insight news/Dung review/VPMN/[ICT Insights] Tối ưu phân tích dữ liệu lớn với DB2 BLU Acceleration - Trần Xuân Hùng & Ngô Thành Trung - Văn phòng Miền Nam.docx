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1134"/>
        <w:gridCol w:w="4077"/>
      </w:tblGrid>
      <w:tr w:rsidR="0072247A" w:rsidTr="007C49A4">
        <w:tc>
          <w:tcPr>
            <w:tcW w:w="4644" w:type="dxa"/>
            <w:vAlign w:val="center"/>
          </w:tcPr>
          <w:p w:rsidR="0072247A" w:rsidRDefault="008146EC" w:rsidP="0086591A">
            <w:pPr>
              <w:jc w:val="left"/>
            </w:pPr>
            <w:r>
              <w:rPr>
                <w:noProof/>
                <w:lang w:val="vi-VN" w:eastAsia="vi-VN"/>
              </w:rPr>
              <w:drawing>
                <wp:inline distT="0" distB="0" distL="0" distR="0" wp14:anchorId="46EBF7CF" wp14:editId="658E959E">
                  <wp:extent cx="1960473" cy="91584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tel ICT - logo - black.png"/>
                          <pic:cNvPicPr/>
                        </pic:nvPicPr>
                        <pic:blipFill>
                          <a:blip r:embed="rId8">
                            <a:extLst>
                              <a:ext uri="{28A0092B-C50C-407E-A947-70E740481C1C}">
                                <a14:useLocalDpi xmlns:a14="http://schemas.microsoft.com/office/drawing/2010/main" val="0"/>
                              </a:ext>
                            </a:extLst>
                          </a:blip>
                          <a:stretch>
                            <a:fillRect/>
                          </a:stretch>
                        </pic:blipFill>
                        <pic:spPr>
                          <a:xfrm>
                            <a:off x="0" y="0"/>
                            <a:ext cx="1965302" cy="918098"/>
                          </a:xfrm>
                          <a:prstGeom prst="rect">
                            <a:avLst/>
                          </a:prstGeom>
                        </pic:spPr>
                      </pic:pic>
                    </a:graphicData>
                  </a:graphic>
                </wp:inline>
              </w:drawing>
            </w:r>
          </w:p>
        </w:tc>
        <w:tc>
          <w:tcPr>
            <w:tcW w:w="1134" w:type="dxa"/>
            <w:vAlign w:val="center"/>
          </w:tcPr>
          <w:p w:rsidR="0072247A" w:rsidRDefault="0072247A" w:rsidP="008146EC">
            <w:pPr>
              <w:jc w:val="left"/>
            </w:pPr>
          </w:p>
        </w:tc>
        <w:tc>
          <w:tcPr>
            <w:tcW w:w="4077" w:type="dxa"/>
            <w:vAlign w:val="center"/>
          </w:tcPr>
          <w:p w:rsidR="0072247A" w:rsidRDefault="005102F9" w:rsidP="005102F9">
            <w:pPr>
              <w:jc w:val="right"/>
            </w:pPr>
            <w:r>
              <w:rPr>
                <w:noProof/>
                <w:lang w:val="vi-VN" w:eastAsia="vi-VN"/>
              </w:rPr>
              <w:drawing>
                <wp:inline distT="0" distB="0" distL="0" distR="0" wp14:anchorId="2A0EAAF0" wp14:editId="0FC0792E">
                  <wp:extent cx="1587399" cy="90751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iett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750" cy="909434"/>
                          </a:xfrm>
                          <a:prstGeom prst="rect">
                            <a:avLst/>
                          </a:prstGeom>
                        </pic:spPr>
                      </pic:pic>
                    </a:graphicData>
                  </a:graphic>
                </wp:inline>
              </w:drawing>
            </w:r>
          </w:p>
        </w:tc>
      </w:tr>
    </w:tbl>
    <w:p w:rsidR="00B91012" w:rsidRDefault="00B91012" w:rsidP="00F97FF3">
      <w:pPr>
        <w:jc w:val="center"/>
        <w:rPr>
          <w:rStyle w:val="Hyperlink"/>
          <w:color w:val="auto"/>
          <w:u w:val="none"/>
        </w:rPr>
      </w:pPr>
    </w:p>
    <w:p w:rsidR="00F97FF3" w:rsidRDefault="00F97FF3" w:rsidP="00F97FF3">
      <w:pPr>
        <w:jc w:val="center"/>
        <w:rPr>
          <w:rStyle w:val="Hyperlink"/>
          <w:color w:val="auto"/>
          <w:u w:val="none"/>
        </w:rPr>
      </w:pPr>
    </w:p>
    <w:p w:rsidR="006979BF" w:rsidRDefault="006979BF" w:rsidP="00F97FF3">
      <w:pPr>
        <w:jc w:val="center"/>
        <w:rPr>
          <w:rStyle w:val="Hyperlink"/>
          <w:color w:val="auto"/>
          <w:u w:val="none"/>
        </w:rPr>
      </w:pPr>
    </w:p>
    <w:p w:rsidR="006979BF" w:rsidRDefault="006979BF" w:rsidP="00F97FF3">
      <w:pPr>
        <w:jc w:val="center"/>
        <w:rPr>
          <w:rStyle w:val="Hyperlink"/>
          <w:color w:val="auto"/>
          <w:u w:val="none"/>
        </w:rPr>
      </w:pPr>
    </w:p>
    <w:p w:rsidR="00F74E47" w:rsidRDefault="00F74E47" w:rsidP="00F97FF3">
      <w:pPr>
        <w:jc w:val="center"/>
        <w:rPr>
          <w:rStyle w:val="Hyperlink"/>
          <w:color w:val="auto"/>
          <w:u w:val="none"/>
        </w:rPr>
      </w:pPr>
    </w:p>
    <w:p w:rsidR="008C5C85" w:rsidRDefault="008C5C85" w:rsidP="00F97FF3">
      <w:pPr>
        <w:jc w:val="center"/>
        <w:rPr>
          <w:rStyle w:val="Hyperlink"/>
          <w:color w:val="auto"/>
          <w:u w:val="none"/>
        </w:rPr>
      </w:pPr>
    </w:p>
    <w:p w:rsidR="00F0595C" w:rsidRPr="006979BF" w:rsidRDefault="00F0595C" w:rsidP="00F97FF3">
      <w:pPr>
        <w:jc w:val="center"/>
        <w:rPr>
          <w:rStyle w:val="Hyperlink"/>
          <w:rFonts w:ascii="Arial Unicode MS" w:eastAsia="Arial Unicode MS" w:hAnsi="Arial Unicode MS" w:cs="Arial Unicode MS"/>
          <w:b/>
          <w:color w:val="auto"/>
          <w:sz w:val="48"/>
          <w:u w:val="none"/>
        </w:rPr>
      </w:pPr>
      <w:r w:rsidRPr="00F0595C">
        <w:rPr>
          <w:rStyle w:val="Hyperlink"/>
          <w:rFonts w:ascii="Arial Unicode MS" w:eastAsia="Arial Unicode MS" w:hAnsi="Arial Unicode MS" w:cs="Arial Unicode MS"/>
          <w:b/>
          <w:color w:val="auto"/>
          <w:sz w:val="48"/>
          <w:u w:val="none"/>
        </w:rPr>
        <w:t>Tối ưu phân tích dữ liệu lớn với DB2 BLU Acceleration</w:t>
      </w:r>
    </w:p>
    <w:p w:rsidR="00F74E47" w:rsidRDefault="00F74E47">
      <w:pPr>
        <w:spacing w:after="200"/>
        <w:jc w:val="left"/>
      </w:pPr>
    </w:p>
    <w:p w:rsidR="00B06D07" w:rsidRDefault="00B06D07">
      <w:pPr>
        <w:spacing w:after="200"/>
        <w:jc w:val="left"/>
      </w:pPr>
    </w:p>
    <w:p w:rsidR="00B06D07" w:rsidRDefault="00B06D07">
      <w:pPr>
        <w:spacing w:after="200"/>
        <w:jc w:val="left"/>
      </w:pPr>
    </w:p>
    <w:p w:rsidR="004C49E7" w:rsidRDefault="004C49E7">
      <w:pPr>
        <w:spacing w:after="200"/>
        <w:jc w:val="left"/>
      </w:pPr>
    </w:p>
    <w:p w:rsidR="00B06D07" w:rsidRDefault="00B06D07" w:rsidP="00AB2241">
      <w:pPr>
        <w:spacing w:after="200"/>
        <w:jc w:val="center"/>
      </w:pPr>
      <w:r>
        <w:t xml:space="preserve">Trần Xuân Hùng - </w:t>
      </w:r>
      <w:hyperlink r:id="rId10" w:history="1">
        <w:r w:rsidRPr="00EB35DC">
          <w:rPr>
            <w:rStyle w:val="Hyperlink"/>
          </w:rPr>
          <w:t>hungtx4@viettel.com.vn</w:t>
        </w:r>
      </w:hyperlink>
      <w:r>
        <w:t xml:space="preserve"> - Văn Phòng Miền Nam</w:t>
      </w:r>
    </w:p>
    <w:p w:rsidR="00B06D07" w:rsidRDefault="00B06D07" w:rsidP="00AB2241">
      <w:pPr>
        <w:spacing w:after="200"/>
        <w:jc w:val="center"/>
      </w:pPr>
      <w:r>
        <w:t xml:space="preserve">Ngô Thành Trung - </w:t>
      </w:r>
      <w:hyperlink r:id="rId11" w:history="1">
        <w:r w:rsidRPr="00EB35DC">
          <w:rPr>
            <w:rStyle w:val="Hyperlink"/>
          </w:rPr>
          <w:t>trungnt56@viettel.com.vn</w:t>
        </w:r>
      </w:hyperlink>
      <w:r>
        <w:t xml:space="preserve"> - Văn Phòng Miền Nam</w:t>
      </w:r>
    </w:p>
    <w:p w:rsidR="008C5C85" w:rsidRDefault="008C5C85">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3B5594" w:rsidRDefault="003B5594">
      <w:pPr>
        <w:spacing w:after="200"/>
        <w:jc w:val="left"/>
      </w:pPr>
    </w:p>
    <w:p w:rsidR="003B5594" w:rsidRDefault="003B5594">
      <w:pPr>
        <w:spacing w:after="200"/>
        <w:jc w:val="left"/>
      </w:pPr>
    </w:p>
    <w:p w:rsidR="003B5594" w:rsidRDefault="003B5594">
      <w:pPr>
        <w:spacing w:after="200"/>
        <w:jc w:val="left"/>
      </w:pPr>
    </w:p>
    <w:p w:rsidR="00AB2241" w:rsidRDefault="00AB2241">
      <w:pPr>
        <w:spacing w:after="200"/>
        <w:jc w:val="left"/>
      </w:pPr>
    </w:p>
    <w:p w:rsidR="00AE6D0E" w:rsidRDefault="00B06D07" w:rsidP="00AE6D0E">
      <w:pPr>
        <w:spacing w:after="200"/>
        <w:jc w:val="center"/>
        <w:rPr>
          <w:i/>
        </w:rPr>
      </w:pPr>
      <w:r>
        <w:rPr>
          <w:i/>
        </w:rPr>
        <w:t>TPHCM</w:t>
      </w:r>
      <w:r w:rsidR="00AB2241" w:rsidRPr="00AB2241">
        <w:rPr>
          <w:i/>
        </w:rPr>
        <w:t xml:space="preserve">, ngày </w:t>
      </w:r>
      <w:r>
        <w:rPr>
          <w:i/>
        </w:rPr>
        <w:t>10</w:t>
      </w:r>
      <w:r w:rsidR="00AB2241" w:rsidRPr="00AB2241">
        <w:rPr>
          <w:i/>
        </w:rPr>
        <w:t xml:space="preserve"> tháng </w:t>
      </w:r>
      <w:r>
        <w:rPr>
          <w:i/>
        </w:rPr>
        <w:t>08</w:t>
      </w:r>
      <w:r w:rsidR="00AB2241" w:rsidRPr="00AB2241">
        <w:rPr>
          <w:i/>
        </w:rPr>
        <w:t xml:space="preserve"> năm </w:t>
      </w:r>
      <w:r>
        <w:rPr>
          <w:i/>
        </w:rPr>
        <w:t>2015</w:t>
      </w:r>
    </w:p>
    <w:p w:rsidR="00212638" w:rsidRPr="00212638" w:rsidRDefault="00442788" w:rsidP="00CB36CB">
      <w:pPr>
        <w:spacing w:after="200"/>
        <w:rPr>
          <w:i/>
        </w:rPr>
        <w:pPrChange w:id="0" w:author="dungdb1" w:date="2015-08-14T14:02:00Z">
          <w:pPr>
            <w:spacing w:after="200"/>
            <w:jc w:val="left"/>
          </w:pPr>
        </w:pPrChange>
      </w:pPr>
      <w:r w:rsidRPr="00212638">
        <w:rPr>
          <w:i/>
        </w:rPr>
        <w:lastRenderedPageBreak/>
        <w:t xml:space="preserve">BLU Acceleration là một trong những phần công nghệ quan trong nhất được tích hợp với hệ quản trị cơ sở dữ liệu DB2 và cũng như thị trường cơ sở dữ liệu nói chung. Được tích hợp trong phiên bản DB2 10.5, BLU Acceleration đã mang lại những cải tiến hiệu năng cho các các ứng dụng phân tích và báo cáo </w:t>
      </w:r>
      <w:r w:rsidR="00B61E0C" w:rsidRPr="00212638">
        <w:rPr>
          <w:i/>
        </w:rPr>
        <w:t xml:space="preserve">bằng cách tối ưu lưu trữ trên bộ nhớ và lưu dữ liệu dưới dạng cột.Được xây dựng bởi phòng thí nghiệm nghiên cứu và phát triển IBM, BLU Acceleration được tích hợp trong các phiên bản DB2 10.5 Advanced Enterprice Server Edition, Advanced Workgroup Server Edition và Developer Edition. </w:t>
      </w:r>
    </w:p>
    <w:p w:rsidR="00C43126" w:rsidRDefault="00110227" w:rsidP="00CB36CB">
      <w:pPr>
        <w:spacing w:after="200"/>
        <w:pPrChange w:id="1" w:author="dungdb1" w:date="2015-08-14T14:02:00Z">
          <w:pPr>
            <w:spacing w:after="200"/>
            <w:jc w:val="left"/>
          </w:pPr>
        </w:pPrChange>
      </w:pPr>
      <w:r>
        <w:t>Trong khi việc xử lý lưu trữ dữ liệu theo cột trên bộ nhớ vẫn còn đang thảo luận trong các doanh nghiệp, BLU Acceleration đã cung cấp giải pháp thực hiện tốt vấn đề này. Đem lại các cải tiến quan trọng trong việc nén cơ sở dữ liệu nhưng không yêu cầu nhất thiết phải có đầy đủ dữ liệu trên bộ nhớ. Mặc dù BLU Acceleration là công nghệ mới quan trọng trong DB2</w:t>
      </w:r>
      <w:r w:rsidR="00E66A2E">
        <w:t xml:space="preserve"> 10.5</w:t>
      </w:r>
      <w:r>
        <w:t>, nó được tích hợp trực tiếp trong nhân của DB2</w:t>
      </w:r>
      <w:r w:rsidR="00E66A2E">
        <w:t xml:space="preserve"> cho việc phân tích truy vấn</w:t>
      </w:r>
      <w:r>
        <w:t xml:space="preserve"> và không phải là một tính năng tùy chọn.</w:t>
      </w:r>
      <w:r w:rsidR="00B71753">
        <w:t xml:space="preserve"> </w:t>
      </w:r>
    </w:p>
    <w:p w:rsidR="00AE6D0E" w:rsidRDefault="00212638" w:rsidP="00212638">
      <w:pPr>
        <w:spacing w:after="200"/>
        <w:jc w:val="center"/>
      </w:pPr>
      <w:r>
        <w:rPr>
          <w:rFonts w:ascii="Times New Roman" w:hAnsi="Times New Roman" w:cs="Times New Roman"/>
          <w:noProof/>
          <w:lang w:val="vi-VN" w:eastAsia="vi-VN"/>
        </w:rPr>
        <w:drawing>
          <wp:inline distT="0" distB="0" distL="0" distR="0" wp14:anchorId="47719801" wp14:editId="6BE147C9">
            <wp:extent cx="3028950" cy="3028950"/>
            <wp:effectExtent l="0" t="0" r="0" b="0"/>
            <wp:docPr id="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8950" cy="3028950"/>
                    </a:xfrm>
                    <a:prstGeom prst="rect">
                      <a:avLst/>
                    </a:prstGeom>
                    <a:noFill/>
                    <a:ln>
                      <a:noFill/>
                    </a:ln>
                  </pic:spPr>
                </pic:pic>
              </a:graphicData>
            </a:graphic>
          </wp:inline>
        </w:drawing>
      </w:r>
    </w:p>
    <w:p w:rsidR="00212638" w:rsidRPr="00212638" w:rsidRDefault="00212638" w:rsidP="00212638">
      <w:pPr>
        <w:spacing w:after="200"/>
        <w:jc w:val="center"/>
        <w:rPr>
          <w:i/>
        </w:rPr>
      </w:pPr>
      <w:r w:rsidRPr="00212638">
        <w:rPr>
          <w:i/>
        </w:rPr>
        <w:t>Kiến trúc DB2 10.5 tích hợp với BLU Acceleration</w:t>
      </w:r>
    </w:p>
    <w:p w:rsidR="00212638" w:rsidRDefault="00212638" w:rsidP="00CB36CB">
      <w:pPr>
        <w:spacing w:after="200"/>
        <w:pPrChange w:id="2" w:author="dungdb1" w:date="2015-08-14T14:02:00Z">
          <w:pPr>
            <w:spacing w:after="200"/>
            <w:jc w:val="left"/>
          </w:pPr>
        </w:pPrChange>
      </w:pPr>
      <w:r>
        <w:t>BLU Acceleration vẫn sử dụng tương đồng các đơn vị lưu trữ</w:t>
      </w:r>
      <w:r w:rsidR="0093477C">
        <w:t xml:space="preserve"> page</w:t>
      </w:r>
      <w:r>
        <w:t xml:space="preserve">, </w:t>
      </w:r>
      <w:r w:rsidR="0093477C">
        <w:t>buffer poool</w:t>
      </w:r>
      <w:r>
        <w:t xml:space="preserve"> và cơ chế sao lưu &amp; khôi phục. Vì thế các bảng BLU Acceleration có thể cùng tồn tại với các bảng lưu trữ theo dòng truyền thống trong cùng </w:t>
      </w:r>
      <w:r w:rsidR="0093477C">
        <w:t>schema</w:t>
      </w:r>
      <w:r>
        <w:t>, vùng lưu trữ và trên bộ nhớ. Nó cũng hỗ trợ truy vấn hỗn hợp các</w:t>
      </w:r>
      <w:r w:rsidR="00B678F2">
        <w:t xml:space="preserve"> bảng tổ chức theo</w:t>
      </w:r>
      <w:r>
        <w:t xml:space="preserve"> dòng truyền thống và các bảng BLU Accelation tại cùng thời điểm. Việc chuyển đổi các bảng theo dòng sang các bảng BLU Acceration rất dễ dàng.</w:t>
      </w:r>
    </w:p>
    <w:p w:rsidR="006F7740" w:rsidRDefault="00FF30DC" w:rsidP="00CB36CB">
      <w:pPr>
        <w:spacing w:after="200"/>
        <w:pPrChange w:id="3" w:author="dungdb1" w:date="2015-08-14T14:02:00Z">
          <w:pPr>
            <w:spacing w:after="200"/>
            <w:jc w:val="left"/>
          </w:pPr>
        </w:pPrChange>
      </w:pPr>
      <w:r>
        <w:t>Việc thiết kế BLU Acceleration dựa trên 7 ý tưởng lớn:</w:t>
      </w:r>
    </w:p>
    <w:p w:rsidR="00FF30DC" w:rsidRPr="005447A8" w:rsidRDefault="005447A8" w:rsidP="00CB36CB">
      <w:pPr>
        <w:spacing w:after="200"/>
        <w:rPr>
          <w:b/>
        </w:rPr>
        <w:pPrChange w:id="4" w:author="dungdb1" w:date="2015-08-14T14:02:00Z">
          <w:pPr>
            <w:spacing w:after="200"/>
            <w:jc w:val="left"/>
          </w:pPr>
        </w:pPrChange>
      </w:pPr>
      <w:r w:rsidRPr="005447A8">
        <w:rPr>
          <w:b/>
        </w:rPr>
        <w:t xml:space="preserve">#1 </w:t>
      </w:r>
      <w:r w:rsidR="004E1E93">
        <w:rPr>
          <w:b/>
        </w:rPr>
        <w:t>Simplicity and ease of use</w:t>
      </w:r>
    </w:p>
    <w:p w:rsidR="005447A8" w:rsidRDefault="009A2E2C" w:rsidP="00CB36CB">
      <w:pPr>
        <w:spacing w:after="200"/>
        <w:pPrChange w:id="5" w:author="dungdb1" w:date="2015-08-14T14:02:00Z">
          <w:pPr>
            <w:spacing w:after="200"/>
            <w:jc w:val="left"/>
          </w:pPr>
        </w:pPrChange>
      </w:pPr>
      <w:r>
        <w:t xml:space="preserve">Đơn giản và dễ sử dụng là một nguyên lý thiết kế quan trọng của BLU Acceleration. Kết quả là nhiều tính năng tự quản lý thông minh được tích hợp trong cơ chế DB2 để tối ưu phần cứng hiện tại cho </w:t>
      </w:r>
      <w:r w:rsidR="00A94104">
        <w:t>khối lượng công việc phân tích</w:t>
      </w:r>
      <w:r>
        <w:t>. Người sử dụng không nhất thiết phải mua phần cứng mới cho việc triển khai BLU Acceleration. Ngoài ra còn để giảm tính phức tạp của các công việc triển khai và bảo trì cho nhân viên quản trị cơ sở dữ liệu.</w:t>
      </w:r>
    </w:p>
    <w:p w:rsidR="00FF30DC" w:rsidRDefault="00924A4A" w:rsidP="00CB36CB">
      <w:pPr>
        <w:spacing w:after="200"/>
        <w:pPrChange w:id="6" w:author="dungdb1" w:date="2015-08-14T14:02:00Z">
          <w:pPr>
            <w:spacing w:after="200"/>
            <w:jc w:val="left"/>
          </w:pPr>
        </w:pPrChange>
      </w:pPr>
      <w:r>
        <w:t xml:space="preserve">Nhiều nỗ lực điều chỉnh thủ công trong quá trình triển khai được tối thiểu hóa. Nó được thay thế với giá trị biến </w:t>
      </w:r>
      <w:r w:rsidR="00A94104">
        <w:t xml:space="preserve">cấu hình </w:t>
      </w:r>
      <w:r>
        <w:t xml:space="preserve">trước DB2_WORKLOAD = ANALYTICS tự động khởi tạo điều chỉnh môi </w:t>
      </w:r>
      <w:r>
        <w:lastRenderedPageBreak/>
        <w:t xml:space="preserve">trường phân tích cơ sở dữ liệu. Với giá trị biến trên được thiết lập, các trình quản lý và tham số cơ sở dữ liệu được tự động điều chỉnh để tối ưu </w:t>
      </w:r>
      <w:r w:rsidR="00A94104">
        <w:t>khối lượng công việc phân tích</w:t>
      </w:r>
      <w:r w:rsidR="000A3222">
        <w:t>.</w:t>
      </w:r>
    </w:p>
    <w:p w:rsidR="004843E0" w:rsidRDefault="000A3222" w:rsidP="00CB36CB">
      <w:pPr>
        <w:spacing w:after="200"/>
        <w:pPrChange w:id="7" w:author="dungdb1" w:date="2015-08-14T14:02:00Z">
          <w:pPr>
            <w:spacing w:after="200"/>
            <w:jc w:val="left"/>
          </w:pPr>
        </w:pPrChange>
      </w:pPr>
      <w:r>
        <w:t>Với môi trường cơ sở dữ liệu được thiết lập và tối ưu, BLU Acceleration là đơn giản để thực hiện và dễ dàng sử dụng. Các bảng BLU Acceleration cùng tồn tại với các bảng được tổ chức theo dòng truyền thống trong cùng cơ sở dữ liệu. Do vậy</w:t>
      </w:r>
      <w:r w:rsidR="00FF5DE9">
        <w:t xml:space="preserve"> tất cả</w:t>
      </w:r>
      <w:r>
        <w:t xml:space="preserve"> chỉ cần làm là tạo các bảng BLU Acceleration, nạp dữ liệu vào các bảng và chạy các câu truy vấn. </w:t>
      </w:r>
      <w:r w:rsidR="004829CD">
        <w:t xml:space="preserve">Bởi vì bản chất của việc xử lý BLU Acceleration được thiết kế để tăng tốc </w:t>
      </w:r>
      <w:r w:rsidR="00A94104">
        <w:t>khối lượng công việc phân tích</w:t>
      </w:r>
      <w:r w:rsidR="004829CD">
        <w:t xml:space="preserve">, vì thế sẽ không cần tạo các </w:t>
      </w:r>
      <w:r w:rsidR="00A94104">
        <w:t>indexes</w:t>
      </w:r>
      <w:r w:rsidR="004829CD">
        <w:t xml:space="preserve">, </w:t>
      </w:r>
      <w:r w:rsidR="00A94104">
        <w:t>data partitions</w:t>
      </w:r>
      <w:r w:rsidR="004829CD">
        <w:t xml:space="preserve">, </w:t>
      </w:r>
      <w:r w:rsidR="00A94104">
        <w:t>reorganized-tables</w:t>
      </w:r>
      <w:r w:rsidR="004829CD">
        <w:t xml:space="preserve">, </w:t>
      </w:r>
      <w:r w:rsidR="00A94104">
        <w:t>optimizer hints</w:t>
      </w:r>
      <w:r w:rsidR="004829CD">
        <w:t>,… Người quản trị cơ sở dữ liệu không cần nhiều nỗ lực tạo các đối tượng trên để tăng tốc hiệu năng truy vấn, BLU Acceleration sẽ làm tất cả.</w:t>
      </w:r>
      <w:r w:rsidR="00FF5DE9">
        <w:t xml:space="preserve"> </w:t>
      </w:r>
    </w:p>
    <w:p w:rsidR="004843E0" w:rsidRDefault="004843E0" w:rsidP="004843E0">
      <w:pPr>
        <w:spacing w:after="200"/>
        <w:jc w:val="center"/>
      </w:pPr>
      <w:r>
        <w:rPr>
          <w:noProof/>
          <w:lang w:val="vi-VN" w:eastAsia="vi-VN"/>
        </w:rPr>
        <w:drawing>
          <wp:inline distT="0" distB="0" distL="0" distR="0">
            <wp:extent cx="4410075" cy="2581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75" cy="2581275"/>
                    </a:xfrm>
                    <a:prstGeom prst="rect">
                      <a:avLst/>
                    </a:prstGeom>
                    <a:noFill/>
                    <a:ln>
                      <a:noFill/>
                    </a:ln>
                  </pic:spPr>
                </pic:pic>
              </a:graphicData>
            </a:graphic>
          </wp:inline>
        </w:drawing>
      </w:r>
    </w:p>
    <w:p w:rsidR="004829CD" w:rsidRDefault="00FF5DE9" w:rsidP="00CB36CB">
      <w:pPr>
        <w:spacing w:after="200"/>
        <w:pPrChange w:id="8" w:author="dungdb1" w:date="2015-08-14T14:02:00Z">
          <w:pPr>
            <w:spacing w:after="200"/>
            <w:jc w:val="left"/>
          </w:pPr>
        </w:pPrChange>
      </w:pPr>
      <w:r>
        <w:t>BLU Acceleration hỗ trợ việc giảm nỗ lực các công việc quản trị và bảo trì thủ công của nhân viên quản trị cơ sở dữ liệu, các công việc quản trị cũng sẽ được thực hiện tự động. Ví dụ, REORG được thực hiện tự động để cấp không gian mà không cần sự can thiệp của nhân viên quản trị. Tất nhi</w:t>
      </w:r>
      <w:r w:rsidR="005F153C">
        <w:t>ên, BLU Acceleration được tích hợp trong DB2 và</w:t>
      </w:r>
      <w:r w:rsidR="006002CA">
        <w:t xml:space="preserve"> tương đồng với</w:t>
      </w:r>
      <w:r w:rsidR="005F153C">
        <w:t xml:space="preserve"> các công cụ hỗ trợ mà nhân viên quản trị DB2 nên nhân viên quản trị sẽ không mất nhiều thời gian học các kỹ năng mới để sử dụng BLU Acceleration.</w:t>
      </w:r>
    </w:p>
    <w:p w:rsidR="005F153C" w:rsidRPr="002E2223" w:rsidRDefault="002E2223" w:rsidP="00CB36CB">
      <w:pPr>
        <w:spacing w:after="200"/>
        <w:rPr>
          <w:b/>
        </w:rPr>
        <w:pPrChange w:id="9" w:author="dungdb1" w:date="2015-08-14T14:02:00Z">
          <w:pPr>
            <w:spacing w:after="200"/>
            <w:jc w:val="left"/>
          </w:pPr>
        </w:pPrChange>
      </w:pPr>
      <w:r w:rsidRPr="002E2223">
        <w:rPr>
          <w:b/>
        </w:rPr>
        <w:t xml:space="preserve">#2 </w:t>
      </w:r>
      <w:r w:rsidR="00362D24">
        <w:rPr>
          <w:b/>
        </w:rPr>
        <w:t>Column Store</w:t>
      </w:r>
    </w:p>
    <w:p w:rsidR="00FD13F7" w:rsidRDefault="00FB5379" w:rsidP="00CB36CB">
      <w:pPr>
        <w:spacing w:after="200"/>
        <w:pPrChange w:id="10" w:author="dungdb1" w:date="2015-08-14T14:02:00Z">
          <w:pPr>
            <w:spacing w:after="200"/>
            <w:jc w:val="left"/>
          </w:pPr>
        </w:pPrChange>
      </w:pPr>
      <w:r>
        <w:t xml:space="preserve">BLU Acceleration là công nghệ </w:t>
      </w:r>
      <w:r w:rsidR="003B2114">
        <w:t xml:space="preserve"> lưu trữ theo cột trong bộ nhớ.  Mỗi cột đươc lưu trữ vật lý theo từng </w:t>
      </w:r>
      <w:r w:rsidR="005452E7">
        <w:t>page</w:t>
      </w:r>
      <w:r w:rsidR="003B2114">
        <w:t xml:space="preserve"> dữ liệu riêng biệt. </w:t>
      </w:r>
    </w:p>
    <w:p w:rsidR="00FD13F7" w:rsidRDefault="00FD13F7" w:rsidP="00FD13F7">
      <w:pPr>
        <w:spacing w:after="200"/>
        <w:jc w:val="center"/>
      </w:pPr>
      <w:r>
        <w:rPr>
          <w:noProof/>
          <w:lang w:val="vi-VN" w:eastAsia="vi-VN"/>
        </w:rPr>
        <w:drawing>
          <wp:inline distT="0" distB="0" distL="0" distR="0">
            <wp:extent cx="5010150" cy="22284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6463" cy="2235721"/>
                    </a:xfrm>
                    <a:prstGeom prst="rect">
                      <a:avLst/>
                    </a:prstGeom>
                    <a:noFill/>
                    <a:ln>
                      <a:noFill/>
                    </a:ln>
                  </pic:spPr>
                </pic:pic>
              </a:graphicData>
            </a:graphic>
          </wp:inline>
        </w:drawing>
      </w:r>
    </w:p>
    <w:p w:rsidR="003944D6" w:rsidRPr="003944D6" w:rsidRDefault="003944D6" w:rsidP="00FD13F7">
      <w:pPr>
        <w:spacing w:after="200"/>
        <w:jc w:val="center"/>
        <w:rPr>
          <w:i/>
        </w:rPr>
      </w:pPr>
      <w:r>
        <w:rPr>
          <w:i/>
        </w:rPr>
        <w:lastRenderedPageBreak/>
        <w:t>So sánh các bảng tổ chức lưu trữ theo dòng và bảng tổ chức lưu trữ theo cột</w:t>
      </w:r>
    </w:p>
    <w:p w:rsidR="00EE6E24" w:rsidRDefault="003B2114" w:rsidP="00CB36CB">
      <w:pPr>
        <w:spacing w:after="200"/>
        <w:pPrChange w:id="11" w:author="dungdb1" w:date="2015-08-14T14:02:00Z">
          <w:pPr>
            <w:spacing w:after="200"/>
            <w:jc w:val="left"/>
          </w:pPr>
        </w:pPrChange>
      </w:pPr>
      <w:r>
        <w:t xml:space="preserve">Phương pháp tổ chức theo cột đưa ra nhiều lợi ích </w:t>
      </w:r>
      <w:r w:rsidR="000D0B8B">
        <w:t>cho công việc phân tích</w:t>
      </w:r>
      <w:r>
        <w:t>. Hầu hết</w:t>
      </w:r>
      <w:r w:rsidR="000D0B8B">
        <w:t xml:space="preserve"> việc</w:t>
      </w:r>
      <w:r>
        <w:t xml:space="preserve"> phân tích hướng tới làm nhiều phép kết bảng, nhóm, các phép tập hợp,… Chúng thường chỉ truy xuất đến một tập </w:t>
      </w:r>
      <w:r w:rsidR="00EE6E24">
        <w:t>các cột</w:t>
      </w:r>
      <w:r>
        <w:t xml:space="preserve"> trong việc truy vấn. Bằng cách lưu trữ dữ liệu trong các bảng tổ chức theo cột, DB2 </w:t>
      </w:r>
      <w:r w:rsidR="00EE6E24">
        <w:t>chỉ truy xuất cột dữ liệu mong muốn</w:t>
      </w:r>
      <w:r w:rsidR="005452E7">
        <w:t xml:space="preserve"> từ đĩa</w:t>
      </w:r>
      <w:r w:rsidR="000D0B8B">
        <w:t xml:space="preserve"> vào trong</w:t>
      </w:r>
      <w:r w:rsidR="00EE6E24">
        <w:t xml:space="preserve"> bộ nhớ hơn là toàn bộ </w:t>
      </w:r>
      <w:r w:rsidR="000D0B8B">
        <w:t xml:space="preserve">theo </w:t>
      </w:r>
      <w:r w:rsidR="00EE6E24">
        <w:t>dòng. Nhiều cột dữ liệu</w:t>
      </w:r>
      <w:r w:rsidR="00DE23CC">
        <w:t xml:space="preserve"> đã nén</w:t>
      </w:r>
      <w:r w:rsidR="00EE6E24">
        <w:t xml:space="preserve"> có thể được đóng gói trong các</w:t>
      </w:r>
      <w:r>
        <w:t xml:space="preserve"> </w:t>
      </w:r>
      <w:r w:rsidR="00EE6E24">
        <w:t>bộ nhớ và vùng truy cập nhanh của CPU, rất có ý nghĩa trong việc giảm I/O khi đọc từ đĩa. Vì thế nó giải q</w:t>
      </w:r>
      <w:r w:rsidR="00CB3954">
        <w:t>u</w:t>
      </w:r>
      <w:r w:rsidR="00EE6E24">
        <w:t>yết tốt hơn về hiệu năng truy vấn.</w:t>
      </w:r>
    </w:p>
    <w:p w:rsidR="00C776A1" w:rsidRDefault="00C776A1" w:rsidP="00C776A1">
      <w:pPr>
        <w:spacing w:after="200"/>
        <w:jc w:val="center"/>
      </w:pPr>
      <w:r>
        <w:rPr>
          <w:noProof/>
          <w:lang w:val="vi-VN" w:eastAsia="vi-VN"/>
        </w:rPr>
        <w:drawing>
          <wp:inline distT="0" distB="0" distL="0" distR="0">
            <wp:extent cx="4505325" cy="98247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6440" cy="987075"/>
                    </a:xfrm>
                    <a:prstGeom prst="rect">
                      <a:avLst/>
                    </a:prstGeom>
                    <a:noFill/>
                    <a:ln>
                      <a:noFill/>
                    </a:ln>
                  </pic:spPr>
                </pic:pic>
              </a:graphicData>
            </a:graphic>
          </wp:inline>
        </w:drawing>
      </w:r>
    </w:p>
    <w:p w:rsidR="003944D6" w:rsidRPr="003944D6" w:rsidRDefault="000F33DF" w:rsidP="00C776A1">
      <w:pPr>
        <w:spacing w:after="200"/>
        <w:jc w:val="center"/>
        <w:rPr>
          <w:i/>
        </w:rPr>
      </w:pPr>
      <w:r>
        <w:rPr>
          <w:i/>
        </w:rPr>
        <w:t>Truy vấn dữ liệu theo cột</w:t>
      </w:r>
    </w:p>
    <w:p w:rsidR="00CD717D" w:rsidRDefault="0067304F" w:rsidP="00CB36CB">
      <w:pPr>
        <w:spacing w:after="200"/>
        <w:pPrChange w:id="12" w:author="dungdb1" w:date="2015-08-14T14:02:00Z">
          <w:pPr>
            <w:spacing w:after="200"/>
            <w:jc w:val="left"/>
          </w:pPr>
        </w:pPrChange>
      </w:pPr>
      <w:r>
        <w:t>Một lợi ích khác</w:t>
      </w:r>
      <w:r w:rsidR="00607D14">
        <w:t xml:space="preserve"> của tổ chức bảng theo cột sẽ giúp việc nén dữ liệu hiệu quả hơn. BLU Acceleration nén dữ liệu theo cột. </w:t>
      </w:r>
      <w:r w:rsidR="00CD717D">
        <w:t xml:space="preserve">Khả năng tìm các mẫu lặp lại trên một </w:t>
      </w:r>
      <w:r w:rsidR="007E2612">
        <w:t>page</w:t>
      </w:r>
      <w:r w:rsidR="00CD717D">
        <w:t xml:space="preserve"> sẽ cao khi dữ liệu trên </w:t>
      </w:r>
      <w:r w:rsidR="007E2612">
        <w:t>page</w:t>
      </w:r>
      <w:r w:rsidR="00CD717D">
        <w:t xml:space="preserve"> là từ cùng trên</w:t>
      </w:r>
      <w:r w:rsidR="00560C3F">
        <w:t xml:space="preserve"> một</w:t>
      </w:r>
      <w:r w:rsidR="00CD717D">
        <w:t xml:space="preserve"> cột.</w:t>
      </w:r>
      <w:r w:rsidR="00DD71BF">
        <w:t xml:space="preserve"> Ngoài việc nén ở mức cột, BLU Acceleration cũng sử dụng nén mức </w:t>
      </w:r>
      <w:r w:rsidR="007E2612">
        <w:t>page</w:t>
      </w:r>
      <w:r w:rsidR="00DD71BF">
        <w:t xml:space="preserve"> khi thích hợp. Điều này sẽ giúp việc nén dữ liệu tốt hơn dựa trên </w:t>
      </w:r>
      <w:r w:rsidR="00261634">
        <w:t xml:space="preserve">phân vùng cục bô các giá trị trên các </w:t>
      </w:r>
      <w:r w:rsidR="00560C3F">
        <w:t>page</w:t>
      </w:r>
      <w:r w:rsidR="00261634">
        <w:t xml:space="preserve"> dữ liệu riêng biệt.</w:t>
      </w:r>
    </w:p>
    <w:p w:rsidR="00BA0511" w:rsidRDefault="00256F39" w:rsidP="00CB36CB">
      <w:pPr>
        <w:spacing w:after="200"/>
        <w:pPrChange w:id="13" w:author="dungdb1" w:date="2015-08-14T14:02:00Z">
          <w:pPr>
            <w:spacing w:after="200"/>
            <w:jc w:val="left"/>
          </w:pPr>
        </w:pPrChange>
      </w:pPr>
      <w:r>
        <w:t xml:space="preserve">Khả năng có thể lưu trữ cả các bảng tổ chức theo dòng và cột trong cùng cơ sở dữ liệu, người </w:t>
      </w:r>
      <w:r w:rsidR="00560C3F">
        <w:t>dùng</w:t>
      </w:r>
      <w:r>
        <w:t xml:space="preserve"> có thể sử dụng BLU Acceleration </w:t>
      </w:r>
      <w:r w:rsidR="00BA0511">
        <w:t>trong môi trường kết hợp cả xử lý giao dịch trực tuyến (OLTP) và xử lý phân tích trực tuyến (OLAP).</w:t>
      </w:r>
    </w:p>
    <w:p w:rsidR="0004659B" w:rsidRPr="00BA4C71" w:rsidRDefault="00BA0511" w:rsidP="006F7740">
      <w:pPr>
        <w:spacing w:after="200"/>
        <w:jc w:val="left"/>
        <w:rPr>
          <w:b/>
        </w:rPr>
      </w:pPr>
      <w:r w:rsidRPr="00BA4C71">
        <w:rPr>
          <w:b/>
        </w:rPr>
        <w:t xml:space="preserve">#3 </w:t>
      </w:r>
      <w:r w:rsidR="00362D24">
        <w:rPr>
          <w:b/>
        </w:rPr>
        <w:t>Actionable Compression</w:t>
      </w:r>
    </w:p>
    <w:p w:rsidR="00B25ABE" w:rsidRDefault="0004659B" w:rsidP="00CB36CB">
      <w:pPr>
        <w:spacing w:after="200"/>
        <w:pPrChange w:id="14" w:author="dungdb1" w:date="2015-08-14T14:02:00Z">
          <w:pPr>
            <w:spacing w:after="200"/>
            <w:jc w:val="left"/>
          </w:pPr>
        </w:pPrChange>
      </w:pPr>
      <w:r>
        <w:t>Một trong những đặc trưng của DB2 BLU Acceleration là dữ liệu được mã hóa trên đĩa như thế nào</w:t>
      </w:r>
      <w:r w:rsidR="00E129BB">
        <w:t>? Dữ liệu sẽ tự động được nén khi nạp dữ liệu vào trong các bảng được tổ chức theo cột.</w:t>
      </w:r>
      <w:r>
        <w:t xml:space="preserve"> DB2 sử dụng cơ chế mã hóa cho phép dữ liệu được quét và so sánh trong khi nó </w:t>
      </w:r>
      <w:r w:rsidR="007E5F75">
        <w:t>đã</w:t>
      </w:r>
      <w:r>
        <w:t xml:space="preserve"> mã hóa. </w:t>
      </w:r>
      <w:r w:rsidR="007E5F75">
        <w:t xml:space="preserve">Với khả năng truy vấn trên các dữ liệu đã được mã hóa mà không cần giải nén </w:t>
      </w:r>
      <w:r w:rsidR="00B25ABE">
        <w:t>sẽ tiết kiệm nỗ lực xử lý và thông lượng I/O</w:t>
      </w:r>
      <w:r w:rsidR="00DD71BF">
        <w:t>.</w:t>
      </w:r>
    </w:p>
    <w:p w:rsidR="002E2223" w:rsidRDefault="005E72AE" w:rsidP="00CB36CB">
      <w:pPr>
        <w:spacing w:after="200"/>
        <w:pPrChange w:id="15" w:author="dungdb1" w:date="2015-08-14T14:02:00Z">
          <w:pPr>
            <w:spacing w:after="200"/>
            <w:jc w:val="left"/>
          </w:pPr>
        </w:pPrChange>
      </w:pPr>
      <w:r>
        <w:t>BLU Acceleration lưu trữ dữ liệu dang cột, mỗi cột sẽ được nén với từ điển riêng của nó. Khi BLU Acceleration nén dữ liệu, nó sử dụng cơ chế mã hóa Huffman</w:t>
      </w:r>
      <w:r w:rsidR="0066272E">
        <w:t>.</w:t>
      </w:r>
      <w:r w:rsidR="007E5F75">
        <w:t xml:space="preserve"> Nguyên lý chính là dữ liệu được nén dựa trên tần suất giá trị trong một cộ</w:t>
      </w:r>
      <w:r w:rsidR="00DD71BF">
        <w:t>t, những gì xuất hiện nhiều sẽ được nén nhiều hơn. DB2 đat được tỷ lệ nén tốt bởi việc nén dữ liệu theo mức cộ</w:t>
      </w:r>
      <w:r w:rsidR="000C1F27">
        <w:t>t sẽ có tần suất lặp lại nhiều hơn so với dữ liệu toàn bộ bảng.</w:t>
      </w:r>
    </w:p>
    <w:p w:rsidR="00261634" w:rsidRDefault="007937C2" w:rsidP="00CB36CB">
      <w:pPr>
        <w:spacing w:after="200"/>
        <w:pPrChange w:id="16" w:author="dungdb1" w:date="2015-08-14T14:02:00Z">
          <w:pPr>
            <w:spacing w:after="200"/>
            <w:jc w:val="left"/>
          </w:pPr>
        </w:pPrChange>
      </w:pPr>
      <w:r>
        <w:t>Các</w:t>
      </w:r>
      <w:r w:rsidR="00261634">
        <w:t xml:space="preserve"> dữ liệu</w:t>
      </w:r>
      <w:r w:rsidR="000C1F27">
        <w:t xml:space="preserve"> </w:t>
      </w:r>
      <w:r>
        <w:t>được</w:t>
      </w:r>
      <w:r w:rsidR="000C1F27">
        <w:t xml:space="preserve"> mã hóa</w:t>
      </w:r>
      <w:r>
        <w:t xml:space="preserve"> sẽ</w:t>
      </w:r>
      <w:r w:rsidR="000562D1">
        <w:t xml:space="preserve"> có kích thước nhỏ so với trước khi nén</w:t>
      </w:r>
      <w:r>
        <w:t xml:space="preserve"> nên</w:t>
      </w:r>
      <w:r w:rsidR="00261634">
        <w:t xml:space="preserve"> sẽ đượ</w:t>
      </w:r>
      <w:r w:rsidR="00BA4C71">
        <w:t>c sắp xếp</w:t>
      </w:r>
      <w:r w:rsidR="00A70CFA">
        <w:t xml:space="preserve"> một cách tối ưu phù hợp với tất cả kích thướt</w:t>
      </w:r>
      <w:r w:rsidR="00BA4C71">
        <w:t xml:space="preserve"> </w:t>
      </w:r>
      <w:r w:rsidR="00A70CFA">
        <w:t>các</w:t>
      </w:r>
      <w:r w:rsidR="00BA4C71">
        <w:t xml:space="preserve"> </w:t>
      </w:r>
      <w:r w:rsidR="000C1F27">
        <w:t>thanh ghi</w:t>
      </w:r>
      <w:r w:rsidR="00BA4C71">
        <w:t xml:space="preserve"> CPU và các vùng nhớ đệ</w:t>
      </w:r>
      <w:r>
        <w:t>m và BLU Acceleration có khả năng truy vấn mà không cần giải mã.</w:t>
      </w:r>
      <w:r w:rsidR="00BA4C71">
        <w:t xml:space="preserve"> Do đó</w:t>
      </w:r>
      <w:r w:rsidR="000C1F27">
        <w:t xml:space="preserve"> sẽ giúp</w:t>
      </w:r>
      <w:r w:rsidR="00BA4C71">
        <w:t xml:space="preserve"> giảm I/O, sử dụng bộ nhớ tốt hơn và CPU hoạt động hiệu quả hơn. Vì thế hiệu năng truy vấn tốt hơn, dung lượng lưu tr</w:t>
      </w:r>
      <w:r w:rsidR="000C1F27">
        <w:t>ữ</w:t>
      </w:r>
      <w:r w:rsidR="00BA4C71">
        <w:t xml:space="preserve"> giảm.</w:t>
      </w:r>
    </w:p>
    <w:p w:rsidR="003B7877" w:rsidRDefault="003B7877" w:rsidP="003B7877">
      <w:pPr>
        <w:spacing w:after="200"/>
        <w:jc w:val="center"/>
      </w:pPr>
      <w:r>
        <w:rPr>
          <w:noProof/>
          <w:lang w:val="vi-VN" w:eastAsia="vi-VN"/>
        </w:rPr>
        <w:lastRenderedPageBreak/>
        <w:drawing>
          <wp:inline distT="0" distB="0" distL="0" distR="0">
            <wp:extent cx="4191000" cy="1912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6843" cy="1919945"/>
                    </a:xfrm>
                    <a:prstGeom prst="rect">
                      <a:avLst/>
                    </a:prstGeom>
                    <a:noFill/>
                    <a:ln>
                      <a:noFill/>
                    </a:ln>
                  </pic:spPr>
                </pic:pic>
              </a:graphicData>
            </a:graphic>
          </wp:inline>
        </w:drawing>
      </w:r>
    </w:p>
    <w:p w:rsidR="000F33DF" w:rsidRPr="000F33DF" w:rsidRDefault="000F33DF" w:rsidP="003B7877">
      <w:pPr>
        <w:spacing w:after="200"/>
        <w:jc w:val="center"/>
        <w:rPr>
          <w:i/>
        </w:rPr>
      </w:pPr>
      <w:r>
        <w:rPr>
          <w:i/>
        </w:rPr>
        <w:t>Cách sắp xếp dữ liệu được nén trên các thanh ghi CPU</w:t>
      </w:r>
    </w:p>
    <w:p w:rsidR="00BA4C71" w:rsidRPr="00BA4C71" w:rsidRDefault="00BA4C71" w:rsidP="006F7740">
      <w:pPr>
        <w:spacing w:after="200"/>
        <w:jc w:val="left"/>
        <w:rPr>
          <w:b/>
        </w:rPr>
      </w:pPr>
      <w:r w:rsidRPr="00BA4C71">
        <w:rPr>
          <w:b/>
        </w:rPr>
        <w:t xml:space="preserve">#4 </w:t>
      </w:r>
      <w:r w:rsidR="00362D24">
        <w:rPr>
          <w:b/>
        </w:rPr>
        <w:t>Parallel Vector Processing</w:t>
      </w:r>
    </w:p>
    <w:p w:rsidR="00377A28" w:rsidRDefault="00CE694B" w:rsidP="00CB36CB">
      <w:pPr>
        <w:spacing w:after="200"/>
        <w:pPrChange w:id="17" w:author="dungdb1" w:date="2015-08-14T14:01:00Z">
          <w:pPr>
            <w:spacing w:after="200"/>
            <w:jc w:val="left"/>
          </w:pPr>
        </w:pPrChange>
      </w:pPr>
      <w:r>
        <w:t xml:space="preserve">Các </w:t>
      </w:r>
      <w:r w:rsidR="005F70F9">
        <w:t>dòng CPU</w:t>
      </w:r>
      <w:r>
        <w:t xml:space="preserve"> hiện nay đều có tích hợp</w:t>
      </w:r>
      <w:r w:rsidR="005F70F9">
        <w:t xml:space="preserve"> công nghệ</w:t>
      </w:r>
      <w:r>
        <w:t xml:space="preserve"> SIMD (Single-instruction, multiple-data)</w:t>
      </w:r>
      <w:r w:rsidR="005F70F9">
        <w:t>. SIMD có thể thực thi lệnh đơn trên tất cả thanh ghi của CPU.</w:t>
      </w:r>
      <w:r w:rsidR="00377A28">
        <w:t xml:space="preserve"> DB2 BLU Acceleration có một số thuật toán đặc biệt tận dụng cơ chế xử lý song song được tích hợp trong các </w:t>
      </w:r>
      <w:r w:rsidR="005F70F9">
        <w:t>CPU</w:t>
      </w:r>
      <w:r w:rsidR="00377A28">
        <w:t xml:space="preserve"> có hỗ trợ SIMD. Nó có thể sử dụng một lệnh đơn xử lý đồng thời nhiều</w:t>
      </w:r>
      <w:r w:rsidR="005F70F9">
        <w:t xml:space="preserve"> đơn vị</w:t>
      </w:r>
      <w:r w:rsidR="00377A28">
        <w:t xml:space="preserve"> dữ liệu</w:t>
      </w:r>
      <w:r w:rsidR="005F70F9">
        <w:t>.</w:t>
      </w:r>
    </w:p>
    <w:p w:rsidR="00CB36CB" w:rsidRDefault="007B226D" w:rsidP="00CB36CB">
      <w:pPr>
        <w:spacing w:after="200"/>
        <w:rPr>
          <w:ins w:id="18" w:author="dungdb1" w:date="2015-08-14T14:01:00Z"/>
        </w:rPr>
        <w:pPrChange w:id="19" w:author="dungdb1" w:date="2015-08-14T14:01:00Z">
          <w:pPr>
            <w:spacing w:after="200"/>
            <w:ind w:left="567" w:hanging="567"/>
            <w:jc w:val="left"/>
          </w:pPr>
        </w:pPrChange>
      </w:pPr>
      <w:r>
        <w:t xml:space="preserve">Ví dụ, như hình bên dưới cần truy vấn dữ liệu các đơn hàng được vận chuyển trong tháng 12/2014. Trường hợp không hỗ trợ SIMD, bộ xử lý chỉ xử lý dữ liệu tuần tự tại một thời điểm. </w:t>
      </w:r>
      <w:r w:rsidR="00833246">
        <w:t xml:space="preserve">Dữ liệu được nạp vào thanh ghi bộ xử lý tại từng thời điểm. </w:t>
      </w:r>
      <w:r>
        <w:t>Với BLU Acceleration sử dụng</w:t>
      </w:r>
      <w:r w:rsidR="007B62E8">
        <w:t xml:space="preserve"> công nghệ</w:t>
      </w:r>
      <w:r>
        <w:t xml:space="preserve"> SIMD</w:t>
      </w:r>
      <w:r w:rsidR="007B62E8">
        <w:t xml:space="preserve"> của CPU thì nó sẽ nạp tất cả dữ liệu được mã hóa mà không cần giải nén vào thanh ghi hoặc bộ nhớ cache của CPU và thực hiện so sánh đồng thời trên </w:t>
      </w:r>
      <w:r w:rsidR="00BF688D">
        <w:t>tất cả dữ liệu</w:t>
      </w:r>
      <w:r w:rsidR="007B62E8">
        <w:t xml:space="preserve"> đơn hàng các tháng</w:t>
      </w:r>
      <w:r w:rsidR="00BF688D">
        <w:t xml:space="preserve"> khác để tìm kết quả nhanh hơn</w:t>
      </w:r>
      <w:r w:rsidR="00833246">
        <w:t>.</w:t>
      </w:r>
    </w:p>
    <w:p w:rsidR="00610753" w:rsidRDefault="00833246" w:rsidP="00CB36CB">
      <w:pPr>
        <w:spacing w:after="200"/>
        <w:ind w:left="567" w:hanging="567"/>
        <w:pPrChange w:id="20" w:author="dungdb1" w:date="2015-08-14T14:01:00Z">
          <w:pPr>
            <w:spacing w:after="200"/>
            <w:ind w:left="567" w:hanging="567"/>
            <w:jc w:val="left"/>
          </w:pPr>
        </w:pPrChange>
      </w:pPr>
      <w:r>
        <w:t xml:space="preserve"> </w:t>
      </w:r>
      <w:r w:rsidR="00610753">
        <w:tab/>
      </w:r>
      <w:r w:rsidR="00610753">
        <w:rPr>
          <w:noProof/>
          <w:lang w:val="vi-VN" w:eastAsia="vi-VN"/>
        </w:rPr>
        <w:drawing>
          <wp:inline distT="0" distB="0" distL="0" distR="0">
            <wp:extent cx="5105400" cy="339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5400" cy="3390900"/>
                    </a:xfrm>
                    <a:prstGeom prst="rect">
                      <a:avLst/>
                    </a:prstGeom>
                    <a:noFill/>
                    <a:ln>
                      <a:noFill/>
                    </a:ln>
                  </pic:spPr>
                </pic:pic>
              </a:graphicData>
            </a:graphic>
          </wp:inline>
        </w:drawing>
      </w:r>
    </w:p>
    <w:p w:rsidR="000F33DF" w:rsidRPr="00797D75" w:rsidRDefault="00797D75" w:rsidP="000F33DF">
      <w:pPr>
        <w:spacing w:after="200"/>
        <w:ind w:left="567" w:hanging="567"/>
        <w:jc w:val="center"/>
        <w:rPr>
          <w:i/>
        </w:rPr>
      </w:pPr>
      <w:r w:rsidRPr="00797D75">
        <w:rPr>
          <w:i/>
        </w:rPr>
        <w:t>So sánh Non-SIMD và SIMD với BLU Acceleration</w:t>
      </w:r>
    </w:p>
    <w:p w:rsidR="00BA4C71" w:rsidRDefault="00377A28" w:rsidP="00CB36CB">
      <w:pPr>
        <w:spacing w:after="200"/>
        <w:pPrChange w:id="21" w:author="dungdb1" w:date="2015-08-14T14:01:00Z">
          <w:pPr>
            <w:spacing w:after="200"/>
            <w:jc w:val="left"/>
          </w:pPr>
        </w:pPrChange>
      </w:pPr>
      <w:r>
        <w:t xml:space="preserve"> </w:t>
      </w:r>
      <w:r w:rsidR="009E19BD">
        <w:t>DB2 sử dụng sức mạnh của các bộ xử lý hỗ trợ SIMD để thực hiện các phép tính số học</w:t>
      </w:r>
      <w:r w:rsidR="002D07BE">
        <w:t>,</w:t>
      </w:r>
      <w:r w:rsidR="009E19BD">
        <w:t xml:space="preserve"> phép nội suy, kết bảng và gom nhóm.</w:t>
      </w:r>
    </w:p>
    <w:p w:rsidR="009E19BD" w:rsidRDefault="007368FF" w:rsidP="00CB36CB">
      <w:pPr>
        <w:spacing w:after="200"/>
        <w:pPrChange w:id="22" w:author="dungdb1" w:date="2015-08-14T14:01:00Z">
          <w:pPr>
            <w:spacing w:after="200"/>
            <w:jc w:val="left"/>
          </w:pPr>
        </w:pPrChange>
      </w:pPr>
      <w:r>
        <w:lastRenderedPageBreak/>
        <w:t>Một trong những lợi ích của BLU Acceleraion là hiệu quả về chi phí. BLU Acceleration không yêu cầu người dùng đầu tư phần cứng mới. Nếu phần cứng không hỗ trợ SIMD</w:t>
      </w:r>
      <w:r w:rsidR="008B17E5">
        <w:t>, BLU Acceleration vẫn hỗ trợ tăng tốc xử lý truy vấn theo các hướng khác. Trong một số trường hợp, BLU Acceleration có thể giả lập xử lý song song SIMD với các thuật toán tiên tiến để cung cấp kết quả tương tự với SIMD.</w:t>
      </w:r>
    </w:p>
    <w:p w:rsidR="008B17E5" w:rsidRPr="00A376DE" w:rsidRDefault="008B17E5" w:rsidP="006F7740">
      <w:pPr>
        <w:spacing w:after="200"/>
        <w:jc w:val="left"/>
        <w:rPr>
          <w:b/>
          <w:lang w:val="fr-FR"/>
        </w:rPr>
      </w:pPr>
      <w:r w:rsidRPr="00A376DE">
        <w:rPr>
          <w:b/>
          <w:lang w:val="fr-FR"/>
        </w:rPr>
        <w:t>#5</w:t>
      </w:r>
      <w:r w:rsidR="005436CB" w:rsidRPr="00A376DE">
        <w:rPr>
          <w:b/>
          <w:lang w:val="fr-FR"/>
        </w:rPr>
        <w:t xml:space="preserve"> </w:t>
      </w:r>
      <w:r w:rsidR="00362D24">
        <w:rPr>
          <w:b/>
          <w:lang w:val="fr-FR"/>
        </w:rPr>
        <w:t>Multi-core Parallelism</w:t>
      </w:r>
    </w:p>
    <w:p w:rsidR="005436CB" w:rsidRPr="00663357" w:rsidRDefault="005436CB" w:rsidP="00CB36CB">
      <w:pPr>
        <w:spacing w:after="200"/>
        <w:rPr>
          <w:lang w:val="fr-FR"/>
        </w:rPr>
        <w:pPrChange w:id="23" w:author="dungdb1" w:date="2015-08-14T14:01:00Z">
          <w:pPr>
            <w:spacing w:after="200"/>
            <w:jc w:val="left"/>
          </w:pPr>
        </w:pPrChange>
      </w:pPr>
      <w:r w:rsidRPr="00663357">
        <w:rPr>
          <w:lang w:val="fr-FR"/>
        </w:rPr>
        <w:t xml:space="preserve">BLU Acceleration là công nghệ cơ sở dữ liệu trong bộ nhớ. </w:t>
      </w:r>
      <w:r w:rsidR="002D07BE" w:rsidRPr="00663357">
        <w:rPr>
          <w:lang w:val="fr-FR"/>
        </w:rPr>
        <w:t>Nó cải tiến một cách hiệu quả việc xử lý đa nhân</w:t>
      </w:r>
      <w:r w:rsidR="006671ED" w:rsidRPr="00663357">
        <w:rPr>
          <w:lang w:val="fr-FR"/>
        </w:rPr>
        <w:t>, cho phép các truy vấn có thể được xử lý</w:t>
      </w:r>
      <w:r w:rsidR="002D07BE" w:rsidRPr="00663357">
        <w:rPr>
          <w:lang w:val="fr-FR"/>
        </w:rPr>
        <w:t xml:space="preserve"> đồng thời</w:t>
      </w:r>
      <w:r w:rsidR="006671ED" w:rsidRPr="00663357">
        <w:rPr>
          <w:lang w:val="fr-FR"/>
        </w:rPr>
        <w:t xml:space="preserve"> song song trên đa nhân. Cách này sẽ làm tối đa việc xử lý từ các vùng đệm của bộ xử lý và tối thiểu độ trễ phải đọc từ bộ nhớ hoặc đĩa.</w:t>
      </w:r>
    </w:p>
    <w:p w:rsidR="00057467" w:rsidRDefault="00057467" w:rsidP="00CB36CB">
      <w:pPr>
        <w:spacing w:after="200"/>
        <w:pPrChange w:id="24" w:author="dungdb1" w:date="2015-08-14T14:01:00Z">
          <w:pPr>
            <w:spacing w:after="200"/>
            <w:jc w:val="left"/>
          </w:pPr>
        </w:pPrChange>
      </w:pPr>
      <w:r w:rsidRPr="00663357">
        <w:rPr>
          <w:lang w:val="fr-FR"/>
        </w:rPr>
        <w:t xml:space="preserve">Khi thực thi một truy vấn, đầu tiên BLU Acceleration sử dụng riêng biệt các </w:t>
      </w:r>
      <w:r w:rsidR="007761FD" w:rsidRPr="00663357">
        <w:rPr>
          <w:lang w:val="fr-FR"/>
        </w:rPr>
        <w:t>agent</w:t>
      </w:r>
      <w:r w:rsidRPr="00663357">
        <w:rPr>
          <w:lang w:val="fr-FR"/>
        </w:rPr>
        <w:t xml:space="preserve"> trên các nhân bộ xử lý để lấy dữ liệu riêng biệt trên từng cột. Mỗi </w:t>
      </w:r>
      <w:r w:rsidR="007761FD" w:rsidRPr="00663357">
        <w:rPr>
          <w:lang w:val="fr-FR"/>
        </w:rPr>
        <w:t>agent</w:t>
      </w:r>
      <w:r w:rsidRPr="00663357">
        <w:rPr>
          <w:lang w:val="fr-FR"/>
        </w:rPr>
        <w:t xml:space="preserve"> này có thể làm việc trên các chức năng truy vấn khác nhau. Như hình bên dưới, mỗi nhân bộ xử lý 0, 1, 2, 3 xử lý dữ liệu các cột khác nhau trong câu truy vấn. </w:t>
      </w:r>
      <w:r>
        <w:t>Đây chỉ là một mức độ xử lý song song</w:t>
      </w:r>
    </w:p>
    <w:p w:rsidR="006671ED" w:rsidRDefault="00A376DE" w:rsidP="00A376DE">
      <w:pPr>
        <w:spacing w:after="200"/>
        <w:jc w:val="center"/>
      </w:pPr>
      <w:r>
        <w:rPr>
          <w:noProof/>
          <w:lang w:val="vi-VN" w:eastAsia="vi-VN"/>
        </w:rPr>
        <w:drawing>
          <wp:inline distT="0" distB="0" distL="0" distR="0">
            <wp:extent cx="4743450" cy="2419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3450" cy="2419350"/>
                    </a:xfrm>
                    <a:prstGeom prst="rect">
                      <a:avLst/>
                    </a:prstGeom>
                    <a:noFill/>
                    <a:ln>
                      <a:noFill/>
                    </a:ln>
                  </pic:spPr>
                </pic:pic>
              </a:graphicData>
            </a:graphic>
          </wp:inline>
        </w:drawing>
      </w:r>
    </w:p>
    <w:p w:rsidR="00057467" w:rsidRPr="00057467" w:rsidRDefault="00057467" w:rsidP="00A376DE">
      <w:pPr>
        <w:spacing w:after="200"/>
        <w:jc w:val="center"/>
        <w:rPr>
          <w:i/>
        </w:rPr>
      </w:pPr>
      <w:r w:rsidRPr="00057467">
        <w:rPr>
          <w:i/>
        </w:rPr>
        <w:t>Xử lý song song đa nhân trên nhiều cột trong BLU Acceleration</w:t>
      </w:r>
    </w:p>
    <w:p w:rsidR="0081750D" w:rsidRDefault="0081750D" w:rsidP="00CB36CB">
      <w:pPr>
        <w:spacing w:after="200"/>
        <w:pPrChange w:id="25" w:author="dungdb1" w:date="2015-08-14T14:01:00Z">
          <w:pPr>
            <w:spacing w:after="200"/>
            <w:jc w:val="left"/>
          </w:pPr>
        </w:pPrChange>
      </w:pPr>
      <w:r>
        <w:t>Hình bên dưới mô tả mức độ xử lý song song khác. BLU Acceleration có các thuật toán thông minh sẽ đặt và sắp xếp hiệu quả dữ liệu</w:t>
      </w:r>
      <w:r w:rsidR="007761FD">
        <w:t xml:space="preserve"> đã mã hóa</w:t>
      </w:r>
      <w:r>
        <w:t xml:space="preserve"> vào các vùng đệm bộ nhớ</w:t>
      </w:r>
      <w:r w:rsidR="00042591">
        <w:t xml:space="preserve"> (từng vùng đệm sẽ giữ dữ liệu trên từng cột phân biệt</w:t>
      </w:r>
      <w:r w:rsidR="0051208E">
        <w:t>) do</w:t>
      </w:r>
      <w:r w:rsidR="005C7268">
        <w:t xml:space="preserve"> từng </w:t>
      </w:r>
      <w:r w:rsidR="0051208E">
        <w:t xml:space="preserve">nhân CPU </w:t>
      </w:r>
      <w:r w:rsidR="005C7268">
        <w:t>xử lý dữ liệu từng cột</w:t>
      </w:r>
      <w:r w:rsidR="0051208E">
        <w:t xml:space="preserve"> riêng biệt</w:t>
      </w:r>
      <w:r>
        <w:t xml:space="preserve">. </w:t>
      </w:r>
      <w:r w:rsidR="0051208E">
        <w:t>Điều</w:t>
      </w:r>
      <w:r>
        <w:t xml:space="preserve"> này sẽ giúp giả</w:t>
      </w:r>
      <w:r w:rsidR="00042591">
        <w:t xml:space="preserve">m dữ liệu tạp trên cache (dữ liệu pha trộn nhiều cột khác) </w:t>
      </w:r>
      <w:r w:rsidR="00B538D0">
        <w:t>và tối đa tỉ lệ sử dụng vùng đệm bộ xử lý</w:t>
      </w:r>
      <w:r w:rsidR="00042591">
        <w:t xml:space="preserve"> (do việc chuyển đổi dữ liệu các cột qua các cache)</w:t>
      </w:r>
      <w:r w:rsidR="00B538D0">
        <w:t>. Với dữ liệu được đọc từ vùng đệm bộ xử lý mà không cần đọc từ bộ nhớ chính hay địa sẽ tăng đáng kể hiệu năng truy vấn.</w:t>
      </w:r>
    </w:p>
    <w:p w:rsidR="00A376DE" w:rsidRDefault="00A376DE" w:rsidP="00A376DE">
      <w:pPr>
        <w:spacing w:after="200"/>
        <w:jc w:val="center"/>
      </w:pPr>
      <w:r>
        <w:rPr>
          <w:noProof/>
          <w:lang w:val="vi-VN" w:eastAsia="vi-VN"/>
        </w:rPr>
        <w:drawing>
          <wp:inline distT="0" distB="0" distL="0" distR="0">
            <wp:extent cx="4495800" cy="1790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5800" cy="1790700"/>
                    </a:xfrm>
                    <a:prstGeom prst="rect">
                      <a:avLst/>
                    </a:prstGeom>
                    <a:noFill/>
                    <a:ln>
                      <a:noFill/>
                    </a:ln>
                  </pic:spPr>
                </pic:pic>
              </a:graphicData>
            </a:graphic>
          </wp:inline>
        </w:drawing>
      </w:r>
    </w:p>
    <w:p w:rsidR="00DD71BF" w:rsidRPr="00797D75" w:rsidRDefault="00B538D0" w:rsidP="00B538D0">
      <w:pPr>
        <w:spacing w:after="200"/>
        <w:jc w:val="center"/>
        <w:rPr>
          <w:i/>
        </w:rPr>
      </w:pPr>
      <w:r w:rsidRPr="00797D75">
        <w:rPr>
          <w:i/>
        </w:rPr>
        <w:t>BLU Acceleration tối ưu sắp xếp dữ liệu trong vùng đệm</w:t>
      </w:r>
    </w:p>
    <w:p w:rsidR="00B538D0" w:rsidRPr="003C5002" w:rsidRDefault="003C5002" w:rsidP="00B538D0">
      <w:pPr>
        <w:spacing w:after="200"/>
        <w:jc w:val="left"/>
        <w:rPr>
          <w:b/>
        </w:rPr>
      </w:pPr>
      <w:r w:rsidRPr="003C5002">
        <w:rPr>
          <w:b/>
        </w:rPr>
        <w:lastRenderedPageBreak/>
        <w:t xml:space="preserve">#6 </w:t>
      </w:r>
      <w:r w:rsidR="00362D24">
        <w:rPr>
          <w:b/>
        </w:rPr>
        <w:t>Scan-Friendly Memory Caching</w:t>
      </w:r>
    </w:p>
    <w:p w:rsidR="003C5002" w:rsidRDefault="00261779" w:rsidP="00CB36CB">
      <w:pPr>
        <w:spacing w:after="200"/>
        <w:pPrChange w:id="26" w:author="dungdb1" w:date="2015-08-14T14:01:00Z">
          <w:pPr>
            <w:spacing w:after="200"/>
            <w:jc w:val="left"/>
          </w:pPr>
        </w:pPrChange>
      </w:pPr>
      <w:r>
        <w:t>BLU Acceleration đượ</w:t>
      </w:r>
      <w:r w:rsidR="00BE20E6">
        <w:t>c thiết kế cho nhu cầu dữ liệu lớn nơi có lẽ ít có khả năng tất cả dữ liệu truy vấn có thể nạp vừa vào bộ nhớ.  BLU Acceleration bao gồm nhiều thuật toán cho dữ liệu lớn, tối ưu bộ nhớ và tốt hơn các thuật toán L</w:t>
      </w:r>
      <w:r w:rsidR="00CC4E3A">
        <w:t>RU (Least Recently Used) liên quan đến các công nghệ cơ sở dữ liệu tổ chức theo dòng truyền thống. Những thuật toán này sẽ nhận diện các mẫu dữ liệu “cần quan tâm”</w:t>
      </w:r>
      <w:r w:rsidR="00333559">
        <w:t xml:space="preserve"> (dữ liệu cần cho công việc phân tích)</w:t>
      </w:r>
      <w:r w:rsidR="00CC4E3A">
        <w:t xml:space="preserve"> để có thể tận dụng lại được, và lưu trữ những </w:t>
      </w:r>
      <w:r w:rsidR="00333559">
        <w:t>page</w:t>
      </w:r>
      <w:r w:rsidR="00CC4E3A">
        <w:t xml:space="preserve"> dữ liệu này trong buffer pool càng lâu có thể. </w:t>
      </w:r>
      <w:r w:rsidR="00E459C6">
        <w:t>Do</w:t>
      </w:r>
      <w:r w:rsidR="00CC4E3A">
        <w:t xml:space="preserve"> hiệu quả nén theo cộ</w:t>
      </w:r>
      <w:r w:rsidR="00E459C6">
        <w:t>t nên</w:t>
      </w:r>
      <w:r w:rsidR="00333559">
        <w:t xml:space="preserve"> kích thước của dữ liệu giảm do đó</w:t>
      </w:r>
      <w:r w:rsidR="00E459C6">
        <w:t xml:space="preserve"> </w:t>
      </w:r>
      <w:r w:rsidR="00CC4E3A">
        <w:t>nhiều dữ liệu cần thiết có thể</w:t>
      </w:r>
      <w:r w:rsidR="00333559">
        <w:t xml:space="preserve"> được lưu vào</w:t>
      </w:r>
      <w:r w:rsidR="00CC4E3A">
        <w:t xml:space="preserve"> trong buffer pool. </w:t>
      </w:r>
      <w:r w:rsidR="00D931BE">
        <w:t xml:space="preserve"> BLU Accelerator có thể lưu 80%-100% dữ liệu được tổ chức theo cột vào buffer pool</w:t>
      </w:r>
      <w:r w:rsidR="00844230">
        <w:t xml:space="preserve">. </w:t>
      </w:r>
      <w:r w:rsidR="000B137B">
        <w:t>Vì vậy sẽ tăng hiệu năng đáng kể với</w:t>
      </w:r>
      <w:r w:rsidR="00E459C6">
        <w:t xml:space="preserve"> việc truy xuất</w:t>
      </w:r>
      <w:r w:rsidR="000B137B">
        <w:t xml:space="preserve"> các dữ liệu từ bộ nhớ.</w:t>
      </w:r>
    </w:p>
    <w:p w:rsidR="000B137B" w:rsidRPr="000B137B" w:rsidRDefault="000B137B" w:rsidP="00CB36CB">
      <w:pPr>
        <w:spacing w:after="200"/>
        <w:rPr>
          <w:b/>
        </w:rPr>
        <w:pPrChange w:id="27" w:author="dungdb1" w:date="2015-08-14T14:01:00Z">
          <w:pPr>
            <w:spacing w:after="200"/>
            <w:jc w:val="left"/>
          </w:pPr>
        </w:pPrChange>
      </w:pPr>
      <w:r w:rsidRPr="000B137B">
        <w:rPr>
          <w:b/>
        </w:rPr>
        <w:t xml:space="preserve">#7 </w:t>
      </w:r>
      <w:r w:rsidR="00362D24">
        <w:rPr>
          <w:b/>
        </w:rPr>
        <w:t>Data Skipping</w:t>
      </w:r>
    </w:p>
    <w:p w:rsidR="0044330A" w:rsidRDefault="00391059" w:rsidP="00CB36CB">
      <w:pPr>
        <w:spacing w:after="200"/>
        <w:pPrChange w:id="28" w:author="dungdb1" w:date="2015-08-14T14:01:00Z">
          <w:pPr>
            <w:spacing w:after="200"/>
            <w:jc w:val="left"/>
          </w:pPr>
        </w:pPrChange>
      </w:pPr>
      <w:r>
        <w:t xml:space="preserve">Khi dữ liệu được nạp vào các bảng tổ chức theo cột, BLU Acceleration sẽ </w:t>
      </w:r>
      <w:r w:rsidR="00CF79D9">
        <w:t>nhận diện</w:t>
      </w:r>
      <w:r>
        <w:t xml:space="preserve"> giá trị nhỏ và lớn nhất trên phạm vi các dòng </w:t>
      </w:r>
      <w:r w:rsidR="0044330A">
        <w:t xml:space="preserve">và lưu vào </w:t>
      </w:r>
      <w:r>
        <w:t xml:space="preserve">trong </w:t>
      </w:r>
      <w:r w:rsidR="0097473B">
        <w:t>các bảng SYNOPSIS. Các bảng này được quản lý tự động và cập nhật bởi DB2 mà không cần sự tác động của nhân viên quản trị.</w:t>
      </w:r>
    </w:p>
    <w:p w:rsidR="0044330A" w:rsidRDefault="0044330A" w:rsidP="0044330A">
      <w:pPr>
        <w:spacing w:after="200"/>
        <w:jc w:val="center"/>
      </w:pPr>
      <w:r>
        <w:rPr>
          <w:noProof/>
          <w:lang w:val="vi-VN" w:eastAsia="vi-VN"/>
        </w:rPr>
        <w:drawing>
          <wp:inline distT="0" distB="0" distL="0" distR="0">
            <wp:extent cx="6115050" cy="2714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050" cy="2714625"/>
                    </a:xfrm>
                    <a:prstGeom prst="rect">
                      <a:avLst/>
                    </a:prstGeom>
                    <a:noFill/>
                    <a:ln>
                      <a:noFill/>
                    </a:ln>
                  </pic:spPr>
                </pic:pic>
              </a:graphicData>
            </a:graphic>
          </wp:inline>
        </w:drawing>
      </w:r>
    </w:p>
    <w:p w:rsidR="00797D75" w:rsidRPr="007B7A29" w:rsidRDefault="007B7A29" w:rsidP="0044330A">
      <w:pPr>
        <w:spacing w:after="200"/>
        <w:jc w:val="center"/>
        <w:rPr>
          <w:i/>
        </w:rPr>
      </w:pPr>
      <w:r w:rsidRPr="007B7A29">
        <w:rPr>
          <w:i/>
        </w:rPr>
        <w:t>Tổ chức lưu trữ dữ liệu trong các bảng SYNOPSIS</w:t>
      </w:r>
    </w:p>
    <w:p w:rsidR="000B137B" w:rsidRDefault="0097473B" w:rsidP="00CB36CB">
      <w:pPr>
        <w:spacing w:after="200"/>
        <w:pPrChange w:id="29" w:author="dungdb1" w:date="2015-08-14T14:01:00Z">
          <w:pPr>
            <w:spacing w:after="200"/>
            <w:jc w:val="left"/>
          </w:pPr>
        </w:pPrChange>
      </w:pPr>
      <w:r>
        <w:t>Khi chạy truy vấn, BLU Acceleration sẽ tìm trong các bảng SYNOPSIS phạm vi dữ liệu phù hợp với câu truy vấn, bỏ qua các khối dữ liệu không thõa mãn câu truy vấn. Hiệu quả thực sự là chỉ nạp các dữ liệu cần thiết vào bộ nhớ hệ thống, do đó gia tăng đáng kể tốc độ xử lý truy vấn.</w:t>
      </w:r>
    </w:p>
    <w:p w:rsidR="00340B0E" w:rsidRDefault="00340B0E" w:rsidP="00CB36CB">
      <w:pPr>
        <w:spacing w:after="200"/>
        <w:pPrChange w:id="30" w:author="dungdb1" w:date="2015-08-14T14:01:00Z">
          <w:pPr>
            <w:spacing w:after="200"/>
            <w:jc w:val="left"/>
          </w:pPr>
        </w:pPrChange>
      </w:pPr>
      <w:r>
        <w:t>Ví dụ:</w:t>
      </w:r>
    </w:p>
    <w:p w:rsidR="00340B0E" w:rsidRDefault="00340B0E" w:rsidP="00CB36CB">
      <w:pPr>
        <w:spacing w:after="200"/>
        <w:pPrChange w:id="31" w:author="dungdb1" w:date="2015-08-14T14:01:00Z">
          <w:pPr>
            <w:spacing w:after="200"/>
            <w:jc w:val="left"/>
          </w:pPr>
        </w:pPrChange>
      </w:pPr>
      <w:r>
        <w:t>Bước 1: Kích thước dữ liệu trong hệ thống file là 10 TB</w:t>
      </w:r>
    </w:p>
    <w:p w:rsidR="00340B0E" w:rsidRDefault="00340B0E" w:rsidP="00CB36CB">
      <w:pPr>
        <w:spacing w:after="200"/>
        <w:pPrChange w:id="32" w:author="dungdb1" w:date="2015-08-14T14:01:00Z">
          <w:pPr>
            <w:spacing w:after="200"/>
            <w:jc w:val="left"/>
          </w:pPr>
        </w:pPrChange>
      </w:pPr>
      <w:r>
        <w:t>Bước 2: Dữ liệu được nạp vào bảng được tổ chức theo cột và được mã hóa có kích thước giảm xuống 1 TB</w:t>
      </w:r>
    </w:p>
    <w:p w:rsidR="00340B0E" w:rsidRDefault="00340B0E" w:rsidP="00CB36CB">
      <w:pPr>
        <w:spacing w:after="200"/>
        <w:pPrChange w:id="33" w:author="dungdb1" w:date="2015-08-14T14:01:00Z">
          <w:pPr>
            <w:spacing w:after="200"/>
            <w:jc w:val="left"/>
          </w:pPr>
        </w:pPrChange>
      </w:pPr>
      <w:r>
        <w:t>Bước 3: Dữ liệu được truy xuất cho 1 cột 500 MB</w:t>
      </w:r>
    </w:p>
    <w:p w:rsidR="00340B0E" w:rsidRDefault="00340B0E" w:rsidP="00CB36CB">
      <w:pPr>
        <w:spacing w:after="200"/>
        <w:pPrChange w:id="34" w:author="dungdb1" w:date="2015-08-14T14:01:00Z">
          <w:pPr>
            <w:spacing w:after="200"/>
            <w:jc w:val="left"/>
          </w:pPr>
        </w:pPrChange>
      </w:pPr>
      <w:r>
        <w:t>Bước 4: Sau khi so sánh trong bảng SYNOPIS sẽ bỏ qua dữ liệu không cần thiết thì còn 32 MB</w:t>
      </w:r>
    </w:p>
    <w:p w:rsidR="007130F7" w:rsidRDefault="00340B0E" w:rsidP="00340B0E">
      <w:pPr>
        <w:spacing w:after="200"/>
        <w:jc w:val="center"/>
      </w:pPr>
      <w:r>
        <w:rPr>
          <w:noProof/>
          <w:lang w:val="vi-VN" w:eastAsia="vi-VN"/>
        </w:rPr>
        <w:lastRenderedPageBreak/>
        <w:drawing>
          <wp:inline distT="0" distB="0" distL="0" distR="0">
            <wp:extent cx="4991100" cy="1446019"/>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1446" cy="1457708"/>
                    </a:xfrm>
                    <a:prstGeom prst="rect">
                      <a:avLst/>
                    </a:prstGeom>
                    <a:noFill/>
                    <a:ln>
                      <a:noFill/>
                    </a:ln>
                  </pic:spPr>
                </pic:pic>
              </a:graphicData>
            </a:graphic>
          </wp:inline>
        </w:drawing>
      </w:r>
    </w:p>
    <w:p w:rsidR="007130F7" w:rsidRDefault="007130F7" w:rsidP="00B538D0">
      <w:pPr>
        <w:spacing w:after="200"/>
        <w:jc w:val="left"/>
      </w:pPr>
    </w:p>
    <w:p w:rsidR="00AD7483" w:rsidRDefault="00AD7483" w:rsidP="00CB36CB">
      <w:pPr>
        <w:spacing w:after="200"/>
        <w:pPrChange w:id="35" w:author="dungdb1" w:date="2015-08-14T14:01:00Z">
          <w:pPr>
            <w:spacing w:after="200"/>
            <w:jc w:val="left"/>
          </w:pPr>
        </w:pPrChange>
      </w:pPr>
      <w:r>
        <w:t>Ví dụ dưới đây sẽ mô tả rõ những cải tiến hiệu năng và lưu trữ khi sử dụng BLU Acceleation với việc truy vấn dữ liệu lớn</w:t>
      </w:r>
    </w:p>
    <w:p w:rsidR="00AD7483" w:rsidRDefault="00AD7483" w:rsidP="00CB36CB">
      <w:pPr>
        <w:spacing w:after="200"/>
        <w:pPrChange w:id="36" w:author="dungdb1" w:date="2015-08-14T14:01:00Z">
          <w:pPr>
            <w:spacing w:after="200"/>
            <w:jc w:val="left"/>
          </w:pPr>
        </w:pPrChange>
      </w:pPr>
      <w:r>
        <w:t>Môi trường giả định:</w:t>
      </w:r>
    </w:p>
    <w:p w:rsidR="00AD7483" w:rsidRDefault="00AD7483" w:rsidP="00CB36CB">
      <w:pPr>
        <w:pStyle w:val="ListParagraph"/>
        <w:numPr>
          <w:ilvl w:val="0"/>
          <w:numId w:val="10"/>
        </w:numPr>
        <w:spacing w:after="200"/>
        <w:pPrChange w:id="37" w:author="dungdb1" w:date="2015-08-14T14:01:00Z">
          <w:pPr>
            <w:pStyle w:val="ListParagraph"/>
            <w:numPr>
              <w:numId w:val="10"/>
            </w:numPr>
            <w:spacing w:after="200"/>
            <w:ind w:hanging="360"/>
            <w:jc w:val="left"/>
          </w:pPr>
        </w:pPrChange>
      </w:pPr>
      <w:r>
        <w:t>Dung lượng dữ liệu thô</w:t>
      </w:r>
      <w:r w:rsidR="004864B3">
        <w:t xml:space="preserve"> của bảng LOYALTYCLIENTS l</w:t>
      </w:r>
      <w:r w:rsidR="000B7DBC">
        <w:t>à</w:t>
      </w:r>
      <w:r>
        <w:t xml:space="preserve"> </w:t>
      </w:r>
      <w:r w:rsidR="004864B3">
        <w:t>10</w:t>
      </w:r>
      <w:r>
        <w:t xml:space="preserve"> TB</w:t>
      </w:r>
    </w:p>
    <w:p w:rsidR="00AD7483" w:rsidRDefault="00AD7483" w:rsidP="00CB36CB">
      <w:pPr>
        <w:pStyle w:val="ListParagraph"/>
        <w:numPr>
          <w:ilvl w:val="0"/>
          <w:numId w:val="10"/>
        </w:numPr>
        <w:spacing w:after="200"/>
        <w:pPrChange w:id="38" w:author="dungdb1" w:date="2015-08-14T14:01:00Z">
          <w:pPr>
            <w:pStyle w:val="ListParagraph"/>
            <w:numPr>
              <w:numId w:val="10"/>
            </w:numPr>
            <w:spacing w:after="200"/>
            <w:ind w:hanging="360"/>
            <w:jc w:val="left"/>
          </w:pPr>
        </w:pPrChange>
      </w:pPr>
      <w:r>
        <w:t>Máy chủ cơ sở dữ liệu hỗ trợ SIMD, 3</w:t>
      </w:r>
      <w:r w:rsidR="004864B3">
        <w:t>2</w:t>
      </w:r>
      <w:r>
        <w:t xml:space="preserve"> nhân và </w:t>
      </w:r>
      <w:r w:rsidR="004864B3">
        <w:t>1TB</w:t>
      </w:r>
      <w:r>
        <w:t xml:space="preserve"> RAM</w:t>
      </w:r>
    </w:p>
    <w:p w:rsidR="00AD7483" w:rsidRDefault="00AD7483" w:rsidP="00CB36CB">
      <w:pPr>
        <w:pStyle w:val="ListParagraph"/>
        <w:numPr>
          <w:ilvl w:val="0"/>
          <w:numId w:val="10"/>
        </w:numPr>
        <w:spacing w:after="200"/>
        <w:pPrChange w:id="39" w:author="dungdb1" w:date="2015-08-14T14:01:00Z">
          <w:pPr>
            <w:pStyle w:val="ListParagraph"/>
            <w:numPr>
              <w:numId w:val="10"/>
            </w:numPr>
            <w:spacing w:after="200"/>
            <w:ind w:hanging="360"/>
            <w:jc w:val="left"/>
          </w:pPr>
        </w:pPrChange>
      </w:pPr>
      <w:r>
        <w:t xml:space="preserve">Máy chủ lưu trữ dữ liệu </w:t>
      </w:r>
      <w:r w:rsidR="004864B3">
        <w:t>10 năm</w:t>
      </w:r>
    </w:p>
    <w:p w:rsidR="00AD7483" w:rsidRDefault="004864B3" w:rsidP="00CB36CB">
      <w:pPr>
        <w:pStyle w:val="ListParagraph"/>
        <w:numPr>
          <w:ilvl w:val="0"/>
          <w:numId w:val="10"/>
        </w:numPr>
        <w:spacing w:after="200"/>
        <w:pPrChange w:id="40" w:author="dungdb1" w:date="2015-08-14T14:01:00Z">
          <w:pPr>
            <w:pStyle w:val="ListParagraph"/>
            <w:numPr>
              <w:numId w:val="10"/>
            </w:numPr>
            <w:spacing w:after="200"/>
            <w:ind w:hanging="360"/>
            <w:jc w:val="left"/>
          </w:pPr>
        </w:pPrChange>
      </w:pPr>
      <w:r>
        <w:t>Bảng LOYALTYCLIENTS có 100 cột</w:t>
      </w:r>
    </w:p>
    <w:p w:rsidR="004864B3" w:rsidRDefault="004864B3" w:rsidP="004864B3">
      <w:pPr>
        <w:spacing w:after="200"/>
        <w:jc w:val="center"/>
      </w:pPr>
      <w:r>
        <w:rPr>
          <w:noProof/>
          <w:lang w:val="vi-VN" w:eastAsia="vi-VN"/>
        </w:rPr>
        <w:drawing>
          <wp:inline distT="0" distB="0" distL="0" distR="0">
            <wp:extent cx="5553075" cy="3347414"/>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2518" cy="3353107"/>
                    </a:xfrm>
                    <a:prstGeom prst="rect">
                      <a:avLst/>
                    </a:prstGeom>
                    <a:noFill/>
                    <a:ln>
                      <a:noFill/>
                    </a:ln>
                  </pic:spPr>
                </pic:pic>
              </a:graphicData>
            </a:graphic>
          </wp:inline>
        </w:drawing>
      </w:r>
    </w:p>
    <w:p w:rsidR="00D70B55" w:rsidRPr="00D70B55" w:rsidRDefault="00D70B55" w:rsidP="004864B3">
      <w:pPr>
        <w:spacing w:after="200"/>
        <w:jc w:val="center"/>
        <w:rPr>
          <w:i/>
        </w:rPr>
      </w:pPr>
      <w:r>
        <w:rPr>
          <w:i/>
        </w:rPr>
        <w:t>Các bước tối ưu dung lượng dữ liệu và hiệu năng truy vấn của BLU Acceleration</w:t>
      </w:r>
    </w:p>
    <w:p w:rsidR="00860DA7" w:rsidRDefault="00362D24" w:rsidP="00CB36CB">
      <w:pPr>
        <w:pStyle w:val="ListParagraph"/>
        <w:numPr>
          <w:ilvl w:val="0"/>
          <w:numId w:val="11"/>
        </w:numPr>
        <w:spacing w:after="200"/>
        <w:pPrChange w:id="41" w:author="dungdb1" w:date="2015-08-14T14:01:00Z">
          <w:pPr>
            <w:pStyle w:val="ListParagraph"/>
            <w:numPr>
              <w:numId w:val="11"/>
            </w:numPr>
            <w:spacing w:after="200"/>
            <w:ind w:hanging="360"/>
            <w:jc w:val="left"/>
          </w:pPr>
        </w:pPrChange>
      </w:pPr>
      <w:r w:rsidRPr="00D8531B">
        <w:rPr>
          <w:i/>
        </w:rPr>
        <w:t>Query</w:t>
      </w:r>
      <w:r w:rsidR="00860DA7">
        <w:t>: SELECT SUM(</w:t>
      </w:r>
      <w:r w:rsidR="004864B3">
        <w:t>AMOUNT_PAID</w:t>
      </w:r>
      <w:r w:rsidR="00860DA7">
        <w:t xml:space="preserve">) FROM </w:t>
      </w:r>
      <w:r w:rsidR="004864B3">
        <w:t>LOYALTYCLIENTS WHERE YEAR = ‘2013’</w:t>
      </w:r>
    </w:p>
    <w:p w:rsidR="00860DA7" w:rsidRDefault="004864B3" w:rsidP="00CB36CB">
      <w:pPr>
        <w:pStyle w:val="ListParagraph"/>
        <w:numPr>
          <w:ilvl w:val="0"/>
          <w:numId w:val="11"/>
        </w:numPr>
        <w:spacing w:after="200"/>
        <w:pPrChange w:id="42" w:author="dungdb1" w:date="2015-08-14T14:01:00Z">
          <w:pPr>
            <w:pStyle w:val="ListParagraph"/>
            <w:numPr>
              <w:numId w:val="11"/>
            </w:numPr>
            <w:spacing w:after="200"/>
            <w:ind w:hanging="360"/>
            <w:jc w:val="left"/>
          </w:pPr>
        </w:pPrChange>
      </w:pPr>
      <w:r>
        <w:rPr>
          <w:i/>
        </w:rPr>
        <w:t>Actionable</w:t>
      </w:r>
      <w:r w:rsidR="00362D24">
        <w:rPr>
          <w:i/>
        </w:rPr>
        <w:t xml:space="preserve"> compression</w:t>
      </w:r>
      <w:r w:rsidR="00860DA7" w:rsidRPr="00C96186">
        <w:rPr>
          <w:i/>
        </w:rPr>
        <w:t>:</w:t>
      </w:r>
      <w:r w:rsidR="00860DA7">
        <w:t xml:space="preserve"> </w:t>
      </w:r>
      <w:r w:rsidR="00C96186">
        <w:t xml:space="preserve">sau khi nén dữ liệu thô </w:t>
      </w:r>
      <w:r>
        <w:t xml:space="preserve">10 TB giảm còn 1 </w:t>
      </w:r>
      <w:r w:rsidR="00C96186">
        <w:t>TB</w:t>
      </w:r>
    </w:p>
    <w:p w:rsidR="00C96186" w:rsidRDefault="00362D24" w:rsidP="00CB36CB">
      <w:pPr>
        <w:pStyle w:val="ListParagraph"/>
        <w:numPr>
          <w:ilvl w:val="0"/>
          <w:numId w:val="11"/>
        </w:numPr>
        <w:spacing w:after="200"/>
        <w:pPrChange w:id="43" w:author="dungdb1" w:date="2015-08-14T14:01:00Z">
          <w:pPr>
            <w:pStyle w:val="ListParagraph"/>
            <w:numPr>
              <w:numId w:val="11"/>
            </w:numPr>
            <w:spacing w:after="200"/>
            <w:ind w:hanging="360"/>
            <w:jc w:val="left"/>
          </w:pPr>
        </w:pPrChange>
      </w:pPr>
      <w:r>
        <w:rPr>
          <w:i/>
        </w:rPr>
        <w:t xml:space="preserve">Column </w:t>
      </w:r>
      <w:r w:rsidR="004864B3">
        <w:rPr>
          <w:i/>
        </w:rPr>
        <w:t>Processing</w:t>
      </w:r>
      <w:r w:rsidR="00C96186" w:rsidRPr="00C96186">
        <w:rPr>
          <w:i/>
        </w:rPr>
        <w:t>:</w:t>
      </w:r>
      <w:r w:rsidR="00C96186">
        <w:t xml:space="preserve"> truy xuất đế</w:t>
      </w:r>
      <w:r w:rsidR="004864B3">
        <w:t>n 1</w:t>
      </w:r>
      <w:r w:rsidR="00C96186">
        <w:t xml:space="preserve"> cột </w:t>
      </w:r>
      <w:r w:rsidR="004864B3">
        <w:t>AMOUNT_PAID</w:t>
      </w:r>
      <w:r w:rsidR="00C96186">
        <w:t xml:space="preserve"> </w:t>
      </w:r>
      <w:r w:rsidR="004864B3">
        <w:t xml:space="preserve"> nên kích thước dữ liệu sẽ giảm 1 TB / 100 = 10 GB</w:t>
      </w:r>
    </w:p>
    <w:p w:rsidR="00C96186" w:rsidRPr="002743E1" w:rsidRDefault="00362D24" w:rsidP="00CB36CB">
      <w:pPr>
        <w:pStyle w:val="ListParagraph"/>
        <w:numPr>
          <w:ilvl w:val="0"/>
          <w:numId w:val="11"/>
        </w:numPr>
        <w:spacing w:after="200"/>
        <w:rPr>
          <w:i/>
        </w:rPr>
        <w:pPrChange w:id="44" w:author="dungdb1" w:date="2015-08-14T14:01:00Z">
          <w:pPr>
            <w:pStyle w:val="ListParagraph"/>
            <w:numPr>
              <w:numId w:val="11"/>
            </w:numPr>
            <w:spacing w:after="200"/>
            <w:ind w:hanging="360"/>
            <w:jc w:val="left"/>
          </w:pPr>
        </w:pPrChange>
      </w:pPr>
      <w:r>
        <w:rPr>
          <w:i/>
        </w:rPr>
        <w:t>Data skipping</w:t>
      </w:r>
      <w:r w:rsidR="00C96186" w:rsidRPr="00C96186">
        <w:rPr>
          <w:i/>
        </w:rPr>
        <w:t xml:space="preserve">:  </w:t>
      </w:r>
      <w:r w:rsidR="00C96186">
        <w:t>thông qua các bảng SYNOPSIS, BLU Acceleration bỏ qua dữ liệu không cân thiết</w:t>
      </w:r>
      <w:r w:rsidR="004864B3">
        <w:t xml:space="preserve"> nên chỉ lấy dữ liệu của 1 năm 2013 nên kích thước dữ liệu còn = 10 GB / 10 = 1 GB</w:t>
      </w:r>
      <w:r w:rsidR="00204B87">
        <w:t>. Dữ liệu sẽ được đưa lên bộ nhớ</w:t>
      </w:r>
      <w:r w:rsidR="000A0355">
        <w:t>.</w:t>
      </w:r>
    </w:p>
    <w:p w:rsidR="002743E1" w:rsidRPr="002743E1" w:rsidRDefault="00362D24" w:rsidP="00CB36CB">
      <w:pPr>
        <w:pStyle w:val="ListParagraph"/>
        <w:numPr>
          <w:ilvl w:val="0"/>
          <w:numId w:val="11"/>
        </w:numPr>
        <w:spacing w:after="200"/>
        <w:rPr>
          <w:i/>
        </w:rPr>
        <w:pPrChange w:id="45" w:author="dungdb1" w:date="2015-08-14T14:01:00Z">
          <w:pPr>
            <w:pStyle w:val="ListParagraph"/>
            <w:numPr>
              <w:numId w:val="11"/>
            </w:numPr>
            <w:spacing w:after="200"/>
            <w:ind w:hanging="360"/>
            <w:jc w:val="left"/>
          </w:pPr>
        </w:pPrChange>
      </w:pPr>
      <w:r>
        <w:rPr>
          <w:i/>
        </w:rPr>
        <w:lastRenderedPageBreak/>
        <w:t>Core-friendly parallelism</w:t>
      </w:r>
      <w:r w:rsidR="002743E1">
        <w:rPr>
          <w:i/>
        </w:rPr>
        <w:t xml:space="preserve">: </w:t>
      </w:r>
      <w:r w:rsidR="002743E1">
        <w:t>dữ liệu được xử lý song song với 3</w:t>
      </w:r>
      <w:r w:rsidR="002743D4">
        <w:t>2</w:t>
      </w:r>
      <w:r w:rsidR="002743E1">
        <w:t xml:space="preserve"> nhân, do đó mỗi nhân chỉ xử</w:t>
      </w:r>
      <w:r w:rsidR="002743D4">
        <w:t xml:space="preserve"> lý 1</w:t>
      </w:r>
      <w:r w:rsidR="002743E1">
        <w:t xml:space="preserve"> GB / 3</w:t>
      </w:r>
      <w:r w:rsidR="002743D4">
        <w:t>2</w:t>
      </w:r>
      <w:r w:rsidR="002743E1">
        <w:t xml:space="preserve"> = </w:t>
      </w:r>
      <w:r w:rsidR="002743D4">
        <w:t>32</w:t>
      </w:r>
      <w:r w:rsidR="002743E1">
        <w:t xml:space="preserve"> MB</w:t>
      </w:r>
    </w:p>
    <w:p w:rsidR="002743E1" w:rsidRPr="00292DFC" w:rsidRDefault="00362D24" w:rsidP="00CB36CB">
      <w:pPr>
        <w:pStyle w:val="ListParagraph"/>
        <w:numPr>
          <w:ilvl w:val="0"/>
          <w:numId w:val="11"/>
        </w:numPr>
        <w:spacing w:after="200"/>
        <w:rPr>
          <w:i/>
        </w:rPr>
        <w:pPrChange w:id="46" w:author="dungdb1" w:date="2015-08-14T14:01:00Z">
          <w:pPr>
            <w:pStyle w:val="ListParagraph"/>
            <w:numPr>
              <w:numId w:val="11"/>
            </w:numPr>
            <w:spacing w:after="200"/>
            <w:ind w:hanging="360"/>
            <w:jc w:val="left"/>
          </w:pPr>
        </w:pPrChange>
      </w:pPr>
      <w:r>
        <w:rPr>
          <w:i/>
        </w:rPr>
        <w:t>Parallel vector processing</w:t>
      </w:r>
      <w:r w:rsidR="002743E1" w:rsidRPr="002E120B">
        <w:rPr>
          <w:i/>
        </w:rPr>
        <w:t xml:space="preserve">: </w:t>
      </w:r>
      <w:r w:rsidR="002743E1">
        <w:t xml:space="preserve">máy chủ hỗ trợ SIMD nên hiệu năng xử lý nhanh hơn 4 lần trên từng byte, dó đó kích thước </w:t>
      </w:r>
      <w:r w:rsidR="00292DFC">
        <w:t>mỗi nhân cần xử lý còn 32 MB / 4 = 8 MB</w:t>
      </w:r>
    </w:p>
    <w:p w:rsidR="00292DFC" w:rsidRPr="0037660D" w:rsidRDefault="00292DFC" w:rsidP="00CB36CB">
      <w:pPr>
        <w:pStyle w:val="ListParagraph"/>
        <w:numPr>
          <w:ilvl w:val="0"/>
          <w:numId w:val="11"/>
        </w:numPr>
        <w:spacing w:after="200"/>
        <w:rPr>
          <w:i/>
        </w:rPr>
        <w:pPrChange w:id="47" w:author="dungdb1" w:date="2015-08-14T14:01:00Z">
          <w:pPr>
            <w:pStyle w:val="ListParagraph"/>
            <w:numPr>
              <w:numId w:val="11"/>
            </w:numPr>
            <w:spacing w:after="200"/>
            <w:ind w:hanging="360"/>
            <w:jc w:val="left"/>
          </w:pPr>
        </w:pPrChange>
      </w:pPr>
      <w:r>
        <w:t>Kết quả trả về chỉ tính bằng giây hoặc ít hơn</w:t>
      </w:r>
    </w:p>
    <w:p w:rsidR="0037660D" w:rsidRDefault="0037660D" w:rsidP="0037660D">
      <w:pPr>
        <w:pStyle w:val="ListParagraph"/>
        <w:spacing w:after="200"/>
        <w:jc w:val="left"/>
        <w:rPr>
          <w:i/>
        </w:rPr>
      </w:pPr>
    </w:p>
    <w:p w:rsidR="0037660D" w:rsidRPr="00CF6A3F" w:rsidRDefault="00CF6A3F" w:rsidP="00CF6A3F">
      <w:pPr>
        <w:spacing w:after="200"/>
        <w:jc w:val="left"/>
        <w:rPr>
          <w:b/>
        </w:rPr>
      </w:pPr>
      <w:r w:rsidRPr="00CF6A3F">
        <w:rPr>
          <w:b/>
        </w:rPr>
        <w:t>Ứng dụng DB2 BLU Acceleration</w:t>
      </w:r>
    </w:p>
    <w:p w:rsidR="00CF6A3F" w:rsidRDefault="00A711CB" w:rsidP="00CB36CB">
      <w:pPr>
        <w:spacing w:after="200"/>
        <w:pPrChange w:id="48" w:author="dungdb1" w:date="2015-08-14T14:00:00Z">
          <w:pPr>
            <w:spacing w:after="200"/>
            <w:jc w:val="left"/>
          </w:pPr>
        </w:pPrChange>
      </w:pPr>
      <w:r>
        <w:t>Với những đặc điể</w:t>
      </w:r>
      <w:r w:rsidR="000B4F0F">
        <w:t xml:space="preserve">m </w:t>
      </w:r>
      <w:r w:rsidR="00290362">
        <w:t>trên,</w:t>
      </w:r>
      <w:r>
        <w:t xml:space="preserve"> ta có thể ứng dụng DB2</w:t>
      </w:r>
      <w:r w:rsidR="00290362">
        <w:t xml:space="preserve"> BLU Acceleration</w:t>
      </w:r>
      <w:r>
        <w:t xml:space="preserve"> để áp dụng cho những</w:t>
      </w:r>
      <w:r w:rsidR="007D5161">
        <w:t xml:space="preserve"> </w:t>
      </w:r>
      <w:r>
        <w:t>bảng có dữ liệu lớn, giành cho việc báo cáo, phân tích (ví dụ những bảng tổng hợp cho việc báo cáo). Điều này sẽ giúp tăng tốc độ truy vấn</w:t>
      </w:r>
      <w:r w:rsidR="004E33CE">
        <w:t xml:space="preserve"> và tối ưu chất lượng</w:t>
      </w:r>
      <w:r>
        <w:t xml:space="preserve"> báo cáo cho những bảng này.</w:t>
      </w:r>
      <w:r w:rsidR="00290362">
        <w:t xml:space="preserve"> </w:t>
      </w:r>
      <w:r w:rsidR="007D5161">
        <w:t>Đặc biệt cho các hệ thống có sử dụng báo cáo thông minh BI (Business Intelligent), chẳng hạn sử dụng IBM Cognos BI.</w:t>
      </w:r>
      <w:r w:rsidR="003F5D06">
        <w:t xml:space="preserve"> </w:t>
      </w:r>
      <w:r w:rsidR="00C443D8">
        <w:t xml:space="preserve">Ngoài </w:t>
      </w:r>
      <w:r w:rsidR="009465F6">
        <w:t>ra có thể t</w:t>
      </w:r>
      <w:r w:rsidR="003F5D06">
        <w:t>ận dụng việc nén dữ liệu mạnh của DB2 BLU Acceleration (khoả</w:t>
      </w:r>
      <w:r w:rsidR="009161A4">
        <w:t>ng 9</w:t>
      </w:r>
      <w:r w:rsidR="003F5D06">
        <w:t xml:space="preserve"> lần), ta có thể chuyển đổi hệ quản trị </w:t>
      </w:r>
      <w:r w:rsidR="009465F6">
        <w:t>cơ sở dữ liệu</w:t>
      </w:r>
      <w:r w:rsidR="003F5D06">
        <w:t xml:space="preserve"> khác sang DB2 để giảm chi phí về lưu trữ cho hệ thống báo cáo có dung lượng lưu trữ dữ liệu lớn.</w:t>
      </w:r>
    </w:p>
    <w:p w:rsidR="00890594" w:rsidRDefault="00890594" w:rsidP="007E6207">
      <w:pPr>
        <w:spacing w:after="200"/>
        <w:jc w:val="center"/>
      </w:pPr>
      <w:r>
        <w:rPr>
          <w:noProof/>
          <w:lang w:val="vi-VN" w:eastAsia="vi-VN"/>
        </w:rPr>
        <w:drawing>
          <wp:inline distT="0" distB="0" distL="0" distR="0">
            <wp:extent cx="1314450" cy="5810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14450" cy="581025"/>
                    </a:xfrm>
                    <a:prstGeom prst="rect">
                      <a:avLst/>
                    </a:prstGeom>
                    <a:noFill/>
                    <a:ln>
                      <a:noFill/>
                    </a:ln>
                  </pic:spPr>
                </pic:pic>
              </a:graphicData>
            </a:graphic>
          </wp:inline>
        </w:drawing>
      </w:r>
      <w:r>
        <w:rPr>
          <w:noProof/>
          <w:lang w:val="vi-VN" w:eastAsia="vi-VN"/>
        </w:rPr>
        <w:drawing>
          <wp:inline distT="0" distB="0" distL="0" distR="0">
            <wp:extent cx="2447925" cy="24253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61388" cy="2438649"/>
                    </a:xfrm>
                    <a:prstGeom prst="rect">
                      <a:avLst/>
                    </a:prstGeom>
                    <a:noFill/>
                    <a:ln>
                      <a:noFill/>
                    </a:ln>
                  </pic:spPr>
                </pic:pic>
              </a:graphicData>
            </a:graphic>
          </wp:inline>
        </w:drawing>
      </w:r>
    </w:p>
    <w:p w:rsidR="006C4E7F" w:rsidRPr="006C4E7F" w:rsidRDefault="006C4E7F" w:rsidP="007E6207">
      <w:pPr>
        <w:spacing w:after="200"/>
        <w:jc w:val="center"/>
        <w:rPr>
          <w:i/>
        </w:rPr>
      </w:pPr>
      <w:r>
        <w:rPr>
          <w:i/>
        </w:rPr>
        <w:t>So sánh dung lượng dữ liệu chưa nén và sau khi nén</w:t>
      </w:r>
    </w:p>
    <w:p w:rsidR="00150156" w:rsidRDefault="00150156" w:rsidP="00CF6A3F">
      <w:pPr>
        <w:spacing w:after="200"/>
        <w:jc w:val="left"/>
        <w:rPr>
          <w:b/>
        </w:rPr>
      </w:pPr>
      <w:r w:rsidRPr="00150156">
        <w:rPr>
          <w:b/>
        </w:rPr>
        <w:t>Kết luận</w:t>
      </w:r>
    </w:p>
    <w:p w:rsidR="00150156" w:rsidRDefault="00363583" w:rsidP="00CB36CB">
      <w:pPr>
        <w:spacing w:after="200"/>
        <w:pPrChange w:id="49" w:author="dungdb1" w:date="2015-08-14T14:00:00Z">
          <w:pPr>
            <w:spacing w:after="200"/>
            <w:jc w:val="left"/>
          </w:pPr>
        </w:pPrChange>
      </w:pPr>
      <w:r w:rsidRPr="00363583">
        <w:t>Các hệ quản trị cở sở dữ liệu (CSDL) truyền thống chủ yếu được xây dựng dựa trên việc</w:t>
      </w:r>
      <w:r>
        <w:t xml:space="preserve"> </w:t>
      </w:r>
      <w:r w:rsidRPr="00363583">
        <w:t>khai thác các máy tính đơn nhân CPU và thiết bị lưu trữ kiểu từ tính. Các mô hình này chưa khai</w:t>
      </w:r>
      <w:r>
        <w:t xml:space="preserve"> </w:t>
      </w:r>
      <w:r w:rsidRPr="00363583">
        <w:t>thác được hết những thế mạnh công nghệ của các chip đa nhân hay những hệ thống máy tính cụm</w:t>
      </w:r>
      <w:r>
        <w:t xml:space="preserve"> </w:t>
      </w:r>
      <w:r w:rsidRPr="00363583">
        <w:t>và dung lượng càng ngày càng lớn của bộ nhớ chính</w:t>
      </w:r>
      <w:r>
        <w:t>. M</w:t>
      </w:r>
      <w:r w:rsidRPr="00363583">
        <w:t>ô hình IMDB</w:t>
      </w:r>
      <w:r>
        <w:t xml:space="preserve"> (In-Memory Database)</w:t>
      </w:r>
      <w:r w:rsidRPr="00363583">
        <w:t xml:space="preserve"> đã được cài đặt</w:t>
      </w:r>
      <w:r>
        <w:t xml:space="preserve"> </w:t>
      </w:r>
      <w:r w:rsidRPr="00363583">
        <w:t>trên nhiều hệ quản trị CSDL, cả thương mại lẫn</w:t>
      </w:r>
      <w:r>
        <w:t xml:space="preserve"> </w:t>
      </w:r>
      <w:r w:rsidRPr="00363583">
        <w:t>mã mở hay trong nghiên cứu thực nghiệm. Các</w:t>
      </w:r>
      <w:r>
        <w:t xml:space="preserve"> </w:t>
      </w:r>
      <w:r w:rsidRPr="00363583">
        <w:t>hệ quản trị thương mại có thể kể đến giải pháp</w:t>
      </w:r>
      <w:r>
        <w:t xml:space="preserve"> </w:t>
      </w:r>
      <w:r w:rsidRPr="00363583">
        <w:t>TimesTen của Oracle, DB2 BLU của IBM, Hekaton của Microsoft</w:t>
      </w:r>
      <w:r>
        <w:t>,</w:t>
      </w:r>
      <w:r w:rsidRPr="00363583">
        <w:t xml:space="preserve"> … Một số hệ</w:t>
      </w:r>
      <w:r>
        <w:t xml:space="preserve"> </w:t>
      </w:r>
      <w:r w:rsidRPr="00363583">
        <w:t>quản trị được xây dựng phục vụ nghiên cứu và</w:t>
      </w:r>
      <w:r>
        <w:t xml:space="preserve"> </w:t>
      </w:r>
      <w:r w:rsidRPr="00363583">
        <w:t>cộng đồng mã mở có thể kể đến như</w:t>
      </w:r>
      <w:r>
        <w:t xml:space="preserve"> </w:t>
      </w:r>
      <w:r w:rsidRPr="00363583">
        <w:t xml:space="preserve">BigMemory của hãng </w:t>
      </w:r>
      <w:r>
        <w:t>T</w:t>
      </w:r>
      <w:r w:rsidRPr="00363583">
        <w:t>erracotta, H-Store</w:t>
      </w:r>
      <w:r>
        <w:t>, VoltDB</w:t>
      </w:r>
      <w:r w:rsidRPr="00363583">
        <w:t>, … Trong số các sản phẩm</w:t>
      </w:r>
      <w:r>
        <w:t xml:space="preserve"> </w:t>
      </w:r>
      <w:r w:rsidRPr="00363583">
        <w:t>trên,</w:t>
      </w:r>
      <w:r>
        <w:t xml:space="preserve"> DB2 BLU Acceleration đã khai thác được các thế mạnh của bộ xử lý đa nhân cũng như dung lượng của bộ nhớ chính. </w:t>
      </w:r>
      <w:r w:rsidR="00656466">
        <w:t>Ngoài ra DB2 BLU Acceleration có những cải tiến trong công nghệ lưu trữ theo cột và thuật toán nén dữ liệu tạo nên những cải tiến đáng kể vể hiệu năng và lưu trữ trong hệ quản trị cơ sở dữ liệu.</w:t>
      </w:r>
    </w:p>
    <w:p w:rsidR="001531FA" w:rsidRPr="001531FA" w:rsidRDefault="001531FA" w:rsidP="00363583">
      <w:pPr>
        <w:spacing w:after="200"/>
        <w:jc w:val="left"/>
        <w:rPr>
          <w:b/>
        </w:rPr>
      </w:pPr>
      <w:r w:rsidRPr="001531FA">
        <w:rPr>
          <w:b/>
        </w:rPr>
        <w:t>Tham khảo</w:t>
      </w:r>
    </w:p>
    <w:p w:rsidR="00663357" w:rsidRDefault="00DB7E86" w:rsidP="00DB7E86">
      <w:pPr>
        <w:spacing w:after="200"/>
        <w:jc w:val="left"/>
      </w:pPr>
      <w:r>
        <w:lastRenderedPageBreak/>
        <w:t xml:space="preserve">Architecting and Deploying DB2 with BLU Acceleration: </w:t>
      </w:r>
      <w:hyperlink r:id="rId25" w:history="1">
        <w:r w:rsidRPr="00DB7E86">
          <w:t>http://www.redbooks.ibm.com/abstracts/sg248212.html?Open</w:t>
        </w:r>
      </w:hyperlink>
    </w:p>
    <w:p w:rsidR="00DB7E86" w:rsidRDefault="00DB7E86" w:rsidP="00363583">
      <w:pPr>
        <w:spacing w:after="200"/>
        <w:jc w:val="left"/>
      </w:pPr>
      <w:r w:rsidRPr="00DB7E86">
        <w:t>IBM DB2 10.5 with BLU Acceleration</w:t>
      </w:r>
      <w:r>
        <w:t xml:space="preserve">: </w:t>
      </w:r>
      <w:hyperlink r:id="rId26" w:history="1">
        <w:r w:rsidR="00663357" w:rsidRPr="00487167">
          <w:rPr>
            <w:rStyle w:val="Hyperlink"/>
          </w:rPr>
          <w:t>http://public.dhe.ibm.com/common/ssi/ecm/im/en/imd14435usen/IMD14435USEN.PDF</w:t>
        </w:r>
      </w:hyperlink>
    </w:p>
    <w:tbl>
      <w:tblPr>
        <w:tblW w:w="0" w:type="auto"/>
        <w:tblInd w:w="720" w:type="dxa"/>
        <w:tblCellMar>
          <w:left w:w="0" w:type="dxa"/>
          <w:right w:w="0" w:type="dxa"/>
        </w:tblCellMar>
        <w:tblLook w:val="04A0" w:firstRow="1" w:lastRow="0" w:firstColumn="1" w:lastColumn="0" w:noHBand="0" w:noVBand="1"/>
      </w:tblPr>
      <w:tblGrid>
        <w:gridCol w:w="3308"/>
        <w:gridCol w:w="2324"/>
        <w:gridCol w:w="3503"/>
      </w:tblGrid>
      <w:tr w:rsidR="00663357" w:rsidTr="00663357">
        <w:tc>
          <w:tcPr>
            <w:tcW w:w="4680" w:type="dxa"/>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hideMark/>
          </w:tcPr>
          <w:p w:rsidR="00663357" w:rsidRDefault="00663357">
            <w:pPr>
              <w:rPr>
                <w:rFonts w:ascii="Calibri" w:eastAsiaTheme="minorHAnsi" w:hAnsi="Calibri"/>
                <w:b/>
                <w:bCs/>
                <w:i/>
                <w:iCs/>
              </w:rPr>
            </w:pPr>
            <w:r>
              <w:rPr>
                <w:b/>
                <w:bCs/>
                <w:i/>
                <w:iCs/>
              </w:rPr>
              <w:t>Tiêu chí</w:t>
            </w:r>
          </w:p>
        </w:tc>
        <w:tc>
          <w:tcPr>
            <w:tcW w:w="3232"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hideMark/>
          </w:tcPr>
          <w:p w:rsidR="00663357" w:rsidRDefault="00663357">
            <w:pPr>
              <w:rPr>
                <w:b/>
                <w:bCs/>
                <w:i/>
                <w:iCs/>
              </w:rPr>
            </w:pPr>
            <w:r>
              <w:rPr>
                <w:b/>
                <w:bCs/>
                <w:i/>
                <w:iCs/>
              </w:rPr>
              <w:t>Đánh giá theo thang điểm 1-10 trong đó 10 là tốt nhất</w:t>
            </w:r>
          </w:p>
        </w:tc>
        <w:tc>
          <w:tcPr>
            <w:tcW w:w="5220"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hideMark/>
          </w:tcPr>
          <w:p w:rsidR="00663357" w:rsidRDefault="00663357">
            <w:pPr>
              <w:rPr>
                <w:b/>
                <w:bCs/>
                <w:i/>
                <w:iCs/>
              </w:rPr>
            </w:pPr>
            <w:r>
              <w:rPr>
                <w:b/>
                <w:bCs/>
                <w:i/>
                <w:iCs/>
              </w:rPr>
              <w:t>Ghi chú</w:t>
            </w:r>
          </w:p>
        </w:tc>
      </w:tr>
      <w:tr w:rsidR="00663357" w:rsidTr="00663357">
        <w:tc>
          <w:tcPr>
            <w:tcW w:w="4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63357" w:rsidRDefault="00663357">
            <w:r>
              <w:t>Mức độ rõ ràng, dễ hiểu của bài viết?</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rsidR="00663357" w:rsidRDefault="00663357">
            <w:r>
              <w:t>7</w:t>
            </w:r>
          </w:p>
        </w:tc>
        <w:tc>
          <w:tcPr>
            <w:tcW w:w="5220" w:type="dxa"/>
            <w:tcBorders>
              <w:top w:val="nil"/>
              <w:left w:val="nil"/>
              <w:bottom w:val="single" w:sz="8" w:space="0" w:color="auto"/>
              <w:right w:val="single" w:sz="8" w:space="0" w:color="auto"/>
            </w:tcBorders>
            <w:tcMar>
              <w:top w:w="0" w:type="dxa"/>
              <w:left w:w="108" w:type="dxa"/>
              <w:bottom w:w="0" w:type="dxa"/>
              <w:right w:w="108" w:type="dxa"/>
            </w:tcMar>
          </w:tcPr>
          <w:p w:rsidR="00663357" w:rsidRDefault="00663357"/>
        </w:tc>
      </w:tr>
      <w:tr w:rsidR="00663357" w:rsidTr="00663357">
        <w:tc>
          <w:tcPr>
            <w:tcW w:w="4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63357" w:rsidRDefault="00663357">
            <w:r>
              <w:t>Độ khó công nghệ được nêu trong bài viết?</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rsidR="00663357" w:rsidRDefault="005169E4">
            <w:r>
              <w:t>7</w:t>
            </w:r>
          </w:p>
        </w:tc>
        <w:tc>
          <w:tcPr>
            <w:tcW w:w="5220" w:type="dxa"/>
            <w:tcBorders>
              <w:top w:val="nil"/>
              <w:left w:val="nil"/>
              <w:bottom w:val="single" w:sz="8" w:space="0" w:color="auto"/>
              <w:right w:val="single" w:sz="8" w:space="0" w:color="auto"/>
            </w:tcBorders>
            <w:tcMar>
              <w:top w:w="0" w:type="dxa"/>
              <w:left w:w="108" w:type="dxa"/>
              <w:bottom w:w="0" w:type="dxa"/>
              <w:right w:w="108" w:type="dxa"/>
            </w:tcMar>
          </w:tcPr>
          <w:p w:rsidR="00663357" w:rsidRDefault="00663357"/>
        </w:tc>
      </w:tr>
      <w:tr w:rsidR="00663357" w:rsidTr="00663357">
        <w:tc>
          <w:tcPr>
            <w:tcW w:w="4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63357" w:rsidRDefault="00663357">
            <w:r>
              <w:t>Chất lượng tài liệu tham khảo?</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rsidR="00663357" w:rsidRDefault="005169E4">
            <w:r>
              <w:t>5</w:t>
            </w:r>
          </w:p>
        </w:tc>
        <w:tc>
          <w:tcPr>
            <w:tcW w:w="5220" w:type="dxa"/>
            <w:tcBorders>
              <w:top w:val="nil"/>
              <w:left w:val="nil"/>
              <w:bottom w:val="single" w:sz="8" w:space="0" w:color="auto"/>
              <w:right w:val="single" w:sz="8" w:space="0" w:color="auto"/>
            </w:tcBorders>
            <w:tcMar>
              <w:top w:w="0" w:type="dxa"/>
              <w:left w:w="108" w:type="dxa"/>
              <w:bottom w:w="0" w:type="dxa"/>
              <w:right w:w="108" w:type="dxa"/>
            </w:tcMar>
          </w:tcPr>
          <w:p w:rsidR="00663357" w:rsidRDefault="00663357"/>
        </w:tc>
      </w:tr>
      <w:tr w:rsidR="00663357" w:rsidTr="00663357">
        <w:tc>
          <w:tcPr>
            <w:tcW w:w="4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63357" w:rsidRDefault="00663357">
            <w:r>
              <w:t>Mức độ có thể ứng dụng vào thực tế của công nghệ này ở VTICT?</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rsidR="00663357" w:rsidRDefault="005169E4">
            <w:r>
              <w:t>6</w:t>
            </w:r>
          </w:p>
        </w:tc>
        <w:tc>
          <w:tcPr>
            <w:tcW w:w="5220" w:type="dxa"/>
            <w:tcBorders>
              <w:top w:val="nil"/>
              <w:left w:val="nil"/>
              <w:bottom w:val="single" w:sz="8" w:space="0" w:color="auto"/>
              <w:right w:val="single" w:sz="8" w:space="0" w:color="auto"/>
            </w:tcBorders>
            <w:tcMar>
              <w:top w:w="0" w:type="dxa"/>
              <w:left w:w="108" w:type="dxa"/>
              <w:bottom w:w="0" w:type="dxa"/>
              <w:right w:w="108" w:type="dxa"/>
            </w:tcMar>
          </w:tcPr>
          <w:p w:rsidR="00663357" w:rsidRDefault="00663357"/>
        </w:tc>
      </w:tr>
      <w:tr w:rsidR="00663357" w:rsidTr="00663357">
        <w:tc>
          <w:tcPr>
            <w:tcW w:w="4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63357" w:rsidRDefault="00663357">
            <w:r>
              <w:t>Mức độ mới của công nghệ này tại VTICT?</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rsidR="00663357" w:rsidRDefault="005169E4">
            <w:r>
              <w:t>7</w:t>
            </w:r>
          </w:p>
        </w:tc>
        <w:tc>
          <w:tcPr>
            <w:tcW w:w="5220" w:type="dxa"/>
            <w:tcBorders>
              <w:top w:val="nil"/>
              <w:left w:val="nil"/>
              <w:bottom w:val="single" w:sz="8" w:space="0" w:color="auto"/>
              <w:right w:val="single" w:sz="8" w:space="0" w:color="auto"/>
            </w:tcBorders>
            <w:tcMar>
              <w:top w:w="0" w:type="dxa"/>
              <w:left w:w="108" w:type="dxa"/>
              <w:bottom w:w="0" w:type="dxa"/>
              <w:right w:w="108" w:type="dxa"/>
            </w:tcMar>
          </w:tcPr>
          <w:p w:rsidR="00663357" w:rsidRDefault="00663357"/>
        </w:tc>
      </w:tr>
      <w:tr w:rsidR="00663357" w:rsidTr="00663357">
        <w:tc>
          <w:tcPr>
            <w:tcW w:w="4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63357" w:rsidRDefault="00663357">
            <w:r>
              <w:t>Lượng chất xám của tác giả cần bỏ ra để viết bài này?</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rsidR="00663357" w:rsidRDefault="005169E4">
            <w:r>
              <w:t>6</w:t>
            </w:r>
          </w:p>
        </w:tc>
        <w:tc>
          <w:tcPr>
            <w:tcW w:w="5220" w:type="dxa"/>
            <w:tcBorders>
              <w:top w:val="nil"/>
              <w:left w:val="nil"/>
              <w:bottom w:val="single" w:sz="8" w:space="0" w:color="auto"/>
              <w:right w:val="single" w:sz="8" w:space="0" w:color="auto"/>
            </w:tcBorders>
            <w:tcMar>
              <w:top w:w="0" w:type="dxa"/>
              <w:left w:w="108" w:type="dxa"/>
              <w:bottom w:w="0" w:type="dxa"/>
              <w:right w:w="108" w:type="dxa"/>
            </w:tcMar>
          </w:tcPr>
          <w:p w:rsidR="00663357" w:rsidRDefault="00663357"/>
        </w:tc>
      </w:tr>
      <w:tr w:rsidR="00663357" w:rsidTr="00663357">
        <w:tc>
          <w:tcPr>
            <w:tcW w:w="13132" w:type="dxa"/>
            <w:gridSpan w:val="3"/>
            <w:tcBorders>
              <w:top w:val="nil"/>
              <w:left w:val="single" w:sz="8" w:space="0" w:color="auto"/>
              <w:bottom w:val="single" w:sz="8" w:space="0" w:color="auto"/>
              <w:right w:val="single" w:sz="8" w:space="0" w:color="auto"/>
            </w:tcBorders>
            <w:shd w:val="clear" w:color="auto" w:fill="00B0F0"/>
            <w:tcMar>
              <w:top w:w="0" w:type="dxa"/>
              <w:left w:w="108" w:type="dxa"/>
              <w:bottom w:w="0" w:type="dxa"/>
              <w:right w:w="108" w:type="dxa"/>
            </w:tcMar>
            <w:hideMark/>
          </w:tcPr>
          <w:p w:rsidR="00663357" w:rsidRDefault="00663357">
            <w:pPr>
              <w:rPr>
                <w:b/>
                <w:bCs/>
                <w:i/>
                <w:iCs/>
              </w:rPr>
            </w:pPr>
            <w:r>
              <w:rPr>
                <w:b/>
                <w:bCs/>
                <w:i/>
                <w:iCs/>
              </w:rPr>
              <w:t>Đề xuất đối với bài viết</w:t>
            </w:r>
          </w:p>
        </w:tc>
      </w:tr>
      <w:tr w:rsidR="00663357" w:rsidTr="00663357">
        <w:tc>
          <w:tcPr>
            <w:tcW w:w="1313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63357" w:rsidRDefault="00663357">
            <w:r>
              <w:t>-</w:t>
            </w:r>
          </w:p>
          <w:p w:rsidR="00663357" w:rsidRDefault="00663357">
            <w:r>
              <w:t>-</w:t>
            </w:r>
          </w:p>
          <w:p w:rsidR="00663357" w:rsidRDefault="00663357">
            <w:r>
              <w:t>-</w:t>
            </w:r>
          </w:p>
        </w:tc>
      </w:tr>
    </w:tbl>
    <w:p w:rsidR="00663357" w:rsidRPr="00150156" w:rsidRDefault="00663357" w:rsidP="00363583">
      <w:pPr>
        <w:spacing w:after="200"/>
        <w:jc w:val="left"/>
      </w:pPr>
      <w:bookmarkStart w:id="50" w:name="_GoBack"/>
      <w:bookmarkEnd w:id="50"/>
    </w:p>
    <w:sectPr w:rsidR="00663357" w:rsidRPr="00150156" w:rsidSect="00D2606A">
      <w:headerReference w:type="default" r:id="rId27"/>
      <w:footerReference w:type="default" r:id="rId28"/>
      <w:pgSz w:w="11907" w:h="16839" w:code="9"/>
      <w:pgMar w:top="1134" w:right="1134" w:bottom="1134" w:left="1134" w:header="720" w:footer="284"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3835" w:rsidRDefault="00833835" w:rsidP="000247AA">
      <w:pPr>
        <w:spacing w:after="0"/>
      </w:pPr>
      <w:r>
        <w:separator/>
      </w:r>
    </w:p>
  </w:endnote>
  <w:endnote w:type="continuationSeparator" w:id="0">
    <w:p w:rsidR="00833835" w:rsidRDefault="00833835" w:rsidP="00024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3"/>
    <w:family w:val="swiss"/>
    <w:pitch w:val="variable"/>
    <w:sig w:usb0="E10002FF" w:usb1="4000ACFF" w:usb2="00000009" w:usb3="00000000" w:csb0="0000019F" w:csb1="00000000"/>
  </w:font>
  <w:font w:name="Palatino Linotype">
    <w:panose1 w:val="02040502050505030304"/>
    <w:charset w:val="A3"/>
    <w:family w:val="roman"/>
    <w:pitch w:val="variable"/>
    <w:sig w:usb0="E0000287" w:usb1="40000013" w:usb2="00000000" w:usb3="00000000" w:csb0="0000019F" w:csb1="00000000"/>
  </w:font>
  <w:font w:name="Cambria">
    <w:panose1 w:val="02040503050406030204"/>
    <w:charset w:val="A3"/>
    <w:family w:val="roman"/>
    <w:pitch w:val="variable"/>
    <w:sig w:usb0="E00002FF" w:usb1="4000045F" w:usb2="00000000"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6874" w:rsidRDefault="004668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3835" w:rsidRDefault="00833835" w:rsidP="000247AA">
      <w:pPr>
        <w:spacing w:after="0"/>
      </w:pPr>
      <w:r>
        <w:separator/>
      </w:r>
    </w:p>
  </w:footnote>
  <w:footnote w:type="continuationSeparator" w:id="0">
    <w:p w:rsidR="00833835" w:rsidRDefault="00833835" w:rsidP="000247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35F" w:rsidRDefault="00833835" w:rsidP="008D0B79">
    <w:pPr>
      <w:pStyle w:val="Header"/>
      <w:tabs>
        <w:tab w:val="clear" w:pos="4680"/>
        <w:tab w:val="clear" w:pos="9360"/>
        <w:tab w:val="left" w:pos="5622"/>
      </w:tabs>
    </w:pPr>
    <w:sdt>
      <w:sdtPr>
        <w:id w:val="23200580"/>
        <w:docPartObj>
          <w:docPartGallery w:val="Page Numbers (Margins)"/>
          <w:docPartUnique/>
        </w:docPartObj>
      </w:sdtPr>
      <w:sdtEndPr/>
      <w:sdtContent>
        <w:r w:rsidR="004C49E7">
          <w:rPr>
            <w:noProof/>
            <w:lang w:val="vi-VN" w:eastAsia="vi-VN"/>
          </w:rPr>
          <mc:AlternateContent>
            <mc:Choice Requires="wps">
              <w:drawing>
                <wp:anchor distT="0" distB="0" distL="114300" distR="114300" simplePos="0" relativeHeight="251660288" behindDoc="0" locked="0" layoutInCell="0" allowOverlap="1" wp14:anchorId="266B8553" wp14:editId="05E68916">
                  <wp:simplePos x="0" y="0"/>
                  <wp:positionH relativeFrom="leftMargin">
                    <wp:align>center</wp:align>
                  </wp:positionH>
                  <wp:positionV relativeFrom="margin">
                    <wp:align>bottom</wp:align>
                  </wp:positionV>
                  <wp:extent cx="551815" cy="2183130"/>
                  <wp:effectExtent l="0" t="0" r="4445"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5169E4" w:rsidRPr="005169E4">
                                <w:rPr>
                                  <w:rFonts w:asciiTheme="majorHAnsi" w:hAnsiTheme="majorHAnsi"/>
                                  <w:noProof/>
                                  <w:color w:val="0070C0"/>
                                  <w:sz w:val="42"/>
                                  <w:szCs w:val="44"/>
                                </w:rPr>
                                <w:t>8</w:t>
                              </w:r>
                              <w:r w:rsidR="00477BDB" w:rsidRPr="00AA273F">
                                <w:rPr>
                                  <w:color w:val="0070C0"/>
                                  <w:sz w:val="20"/>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66B8553" id="Rectangle 4" o:spid="_x0000_s1026" style="position:absolute;left:0;text-align:left;margin-left:0;margin-top:0;width:43.45pt;height:171.9pt;z-index:25166028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" o:allowincell="f" filled="f" stroked="f">
                  <v:textbox style="layout-flow:vertical;mso-layout-flow-alt:bottom-to-top;mso-fit-shape-to-text:t">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5169E4" w:rsidRPr="005169E4">
                          <w:rPr>
                            <w:rFonts w:asciiTheme="majorHAnsi" w:hAnsiTheme="majorHAnsi"/>
                            <w:noProof/>
                            <w:color w:val="0070C0"/>
                            <w:sz w:val="42"/>
                            <w:szCs w:val="44"/>
                          </w:rPr>
                          <w:t>8</w:t>
                        </w:r>
                        <w:r w:rsidR="00477BDB" w:rsidRPr="00AA273F">
                          <w:rPr>
                            <w:color w:val="0070C0"/>
                            <w:sz w:val="20"/>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64482"/>
    <w:multiLevelType w:val="hybridMultilevel"/>
    <w:tmpl w:val="EB72F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B62CE"/>
    <w:multiLevelType w:val="hybridMultilevel"/>
    <w:tmpl w:val="79AE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D0D42"/>
    <w:multiLevelType w:val="hybridMultilevel"/>
    <w:tmpl w:val="D2BE7632"/>
    <w:lvl w:ilvl="0" w:tplc="49441166">
      <w:numFmt w:val="bulle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523584"/>
    <w:multiLevelType w:val="hybridMultilevel"/>
    <w:tmpl w:val="876256EA"/>
    <w:lvl w:ilvl="0" w:tplc="49441166">
      <w:numFmt w:val="bulle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985511"/>
    <w:multiLevelType w:val="hybridMultilevel"/>
    <w:tmpl w:val="4904A696"/>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245C0A75"/>
    <w:multiLevelType w:val="hybridMultilevel"/>
    <w:tmpl w:val="B572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835EEC"/>
    <w:multiLevelType w:val="hybridMultilevel"/>
    <w:tmpl w:val="B02C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D5477A"/>
    <w:multiLevelType w:val="hybridMultilevel"/>
    <w:tmpl w:val="90AEE6C2"/>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5C3B18B0"/>
    <w:multiLevelType w:val="hybridMultilevel"/>
    <w:tmpl w:val="8252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1E59A2"/>
    <w:multiLevelType w:val="hybridMultilevel"/>
    <w:tmpl w:val="B214366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6C676972"/>
    <w:multiLevelType w:val="multilevel"/>
    <w:tmpl w:val="3BAA5386"/>
    <w:lvl w:ilvl="0">
      <w:start w:val="1"/>
      <w:numFmt w:val="decimal"/>
      <w:pStyle w:val="Heading1"/>
      <w:isLgl/>
      <w:suff w:val="space"/>
      <w:lvlText w:val="%1."/>
      <w:lvlJc w:val="left"/>
      <w:pPr>
        <w:ind w:left="0" w:firstLine="0"/>
      </w:pPr>
      <w:rPr>
        <w:rFonts w:hint="default"/>
        <w:b/>
        <w:i w:val="0"/>
        <w:color w:val="auto"/>
        <w:sz w:val="24"/>
      </w:rPr>
    </w:lvl>
    <w:lvl w:ilvl="1">
      <w:start w:val="1"/>
      <w:numFmt w:val="decimal"/>
      <w:pStyle w:val="Heading2"/>
      <w:suff w:val="space"/>
      <w:lvlText w:val="%1.%2."/>
      <w:lvlJc w:val="left"/>
      <w:pPr>
        <w:ind w:left="0" w:firstLine="0"/>
      </w:pPr>
      <w:rPr>
        <w:rFonts w:ascii="Arial Unicode MS" w:eastAsia="Arial Unicode MS" w:hAnsi="Arial Unicode MS" w:cs="Arial Unicode MS" w:hint="eastAsia"/>
        <w:color w:val="C00000"/>
        <w:sz w:val="22"/>
      </w:rPr>
    </w:lvl>
    <w:lvl w:ilvl="2">
      <w:start w:val="1"/>
      <w:numFmt w:val="decimal"/>
      <w:pStyle w:val="Heading3"/>
      <w:suff w:val="space"/>
      <w:lvlText w:val="%1.%2.%3."/>
      <w:lvlJc w:val="left"/>
      <w:pPr>
        <w:ind w:left="720" w:hanging="720"/>
      </w:pPr>
      <w:rPr>
        <w:rFonts w:ascii="Arial Unicode MS" w:eastAsia="Arial Unicode MS" w:hAnsi="Arial Unicode MS" w:cs="Arial Unicode MS" w:hint="eastAsia"/>
        <w:b/>
        <w:i w:val="0"/>
        <w:sz w:val="20"/>
      </w:rPr>
    </w:lvl>
    <w:lvl w:ilvl="3">
      <w:start w:val="1"/>
      <w:numFmt w:val="lowerRoman"/>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1">
    <w:nsid w:val="7B567188"/>
    <w:multiLevelType w:val="hybridMultilevel"/>
    <w:tmpl w:val="9FF6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1"/>
  </w:num>
  <w:num w:numId="4">
    <w:abstractNumId w:val="6"/>
  </w:num>
  <w:num w:numId="5">
    <w:abstractNumId w:val="8"/>
  </w:num>
  <w:num w:numId="6">
    <w:abstractNumId w:val="0"/>
  </w:num>
  <w:num w:numId="7">
    <w:abstractNumId w:val="11"/>
  </w:num>
  <w:num w:numId="8">
    <w:abstractNumId w:val="2"/>
  </w:num>
  <w:num w:numId="9">
    <w:abstractNumId w:val="3"/>
  </w:num>
  <w:num w:numId="10">
    <w:abstractNumId w:val="4"/>
  </w:num>
  <w:num w:numId="11">
    <w:abstractNumId w:val="9"/>
  </w:num>
  <w:num w:numId="12">
    <w:abstractNumId w:val="7"/>
  </w:num>
  <w:numIdMacAtCleanup w:val="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ungdb1">
    <w15:presenceInfo w15:providerId="AD" w15:userId="S-1-5-21-3898011390-2499416266-2909104901-69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9BF"/>
    <w:rsid w:val="00000971"/>
    <w:rsid w:val="00003078"/>
    <w:rsid w:val="00003CEC"/>
    <w:rsid w:val="00004F79"/>
    <w:rsid w:val="0000587B"/>
    <w:rsid w:val="00010CAE"/>
    <w:rsid w:val="00011C7F"/>
    <w:rsid w:val="0001736E"/>
    <w:rsid w:val="00020462"/>
    <w:rsid w:val="00021BAE"/>
    <w:rsid w:val="000230C4"/>
    <w:rsid w:val="00023ADC"/>
    <w:rsid w:val="00024296"/>
    <w:rsid w:val="000247AA"/>
    <w:rsid w:val="00030DDF"/>
    <w:rsid w:val="0003230A"/>
    <w:rsid w:val="000334FC"/>
    <w:rsid w:val="00033A9F"/>
    <w:rsid w:val="00033F1B"/>
    <w:rsid w:val="00035CD3"/>
    <w:rsid w:val="00036B2E"/>
    <w:rsid w:val="00042591"/>
    <w:rsid w:val="00042981"/>
    <w:rsid w:val="00042F34"/>
    <w:rsid w:val="00043676"/>
    <w:rsid w:val="000436A4"/>
    <w:rsid w:val="000457CC"/>
    <w:rsid w:val="00045A52"/>
    <w:rsid w:val="00045E85"/>
    <w:rsid w:val="0004601B"/>
    <w:rsid w:val="0004659B"/>
    <w:rsid w:val="00046E49"/>
    <w:rsid w:val="000476D3"/>
    <w:rsid w:val="00050EDF"/>
    <w:rsid w:val="00053041"/>
    <w:rsid w:val="0005320B"/>
    <w:rsid w:val="00054609"/>
    <w:rsid w:val="00054B7B"/>
    <w:rsid w:val="000562D1"/>
    <w:rsid w:val="00057002"/>
    <w:rsid w:val="00057467"/>
    <w:rsid w:val="00057657"/>
    <w:rsid w:val="000600BA"/>
    <w:rsid w:val="00060765"/>
    <w:rsid w:val="00062693"/>
    <w:rsid w:val="000629DF"/>
    <w:rsid w:val="00062C26"/>
    <w:rsid w:val="00062E00"/>
    <w:rsid w:val="00063294"/>
    <w:rsid w:val="0006356F"/>
    <w:rsid w:val="00063CB9"/>
    <w:rsid w:val="0006402A"/>
    <w:rsid w:val="00065014"/>
    <w:rsid w:val="00070C14"/>
    <w:rsid w:val="00070CA3"/>
    <w:rsid w:val="000713E9"/>
    <w:rsid w:val="00072887"/>
    <w:rsid w:val="00074BD5"/>
    <w:rsid w:val="00077B53"/>
    <w:rsid w:val="000803B3"/>
    <w:rsid w:val="00081798"/>
    <w:rsid w:val="00082F1F"/>
    <w:rsid w:val="000839F6"/>
    <w:rsid w:val="000856C5"/>
    <w:rsid w:val="000872FF"/>
    <w:rsid w:val="000933BD"/>
    <w:rsid w:val="00093A1F"/>
    <w:rsid w:val="0009524F"/>
    <w:rsid w:val="0009711F"/>
    <w:rsid w:val="00097231"/>
    <w:rsid w:val="000A0355"/>
    <w:rsid w:val="000A0C30"/>
    <w:rsid w:val="000A316A"/>
    <w:rsid w:val="000A3222"/>
    <w:rsid w:val="000A54A1"/>
    <w:rsid w:val="000A558F"/>
    <w:rsid w:val="000A6211"/>
    <w:rsid w:val="000B137B"/>
    <w:rsid w:val="000B1CF3"/>
    <w:rsid w:val="000B4A87"/>
    <w:rsid w:val="000B4E54"/>
    <w:rsid w:val="000B4F0F"/>
    <w:rsid w:val="000B582C"/>
    <w:rsid w:val="000B5B27"/>
    <w:rsid w:val="000B64A1"/>
    <w:rsid w:val="000B7DBC"/>
    <w:rsid w:val="000C157D"/>
    <w:rsid w:val="000C1F27"/>
    <w:rsid w:val="000C1F6E"/>
    <w:rsid w:val="000D0B8B"/>
    <w:rsid w:val="000D2291"/>
    <w:rsid w:val="000D27B1"/>
    <w:rsid w:val="000D2BBD"/>
    <w:rsid w:val="000D5410"/>
    <w:rsid w:val="000D5AF4"/>
    <w:rsid w:val="000D6A25"/>
    <w:rsid w:val="000E11A8"/>
    <w:rsid w:val="000E7148"/>
    <w:rsid w:val="000E76F9"/>
    <w:rsid w:val="000E782D"/>
    <w:rsid w:val="000F0CAD"/>
    <w:rsid w:val="000F33DD"/>
    <w:rsid w:val="000F33DF"/>
    <w:rsid w:val="000F356A"/>
    <w:rsid w:val="000F51D2"/>
    <w:rsid w:val="000F6909"/>
    <w:rsid w:val="000F690C"/>
    <w:rsid w:val="000F6D7C"/>
    <w:rsid w:val="000F6DC2"/>
    <w:rsid w:val="000F74E2"/>
    <w:rsid w:val="001008AF"/>
    <w:rsid w:val="00101038"/>
    <w:rsid w:val="0010112C"/>
    <w:rsid w:val="0010365E"/>
    <w:rsid w:val="00104CD0"/>
    <w:rsid w:val="00105914"/>
    <w:rsid w:val="00106910"/>
    <w:rsid w:val="00106F9E"/>
    <w:rsid w:val="00110227"/>
    <w:rsid w:val="0011331E"/>
    <w:rsid w:val="001138D6"/>
    <w:rsid w:val="00125FEB"/>
    <w:rsid w:val="001271DA"/>
    <w:rsid w:val="00130F78"/>
    <w:rsid w:val="0013273B"/>
    <w:rsid w:val="0013370B"/>
    <w:rsid w:val="00133E8F"/>
    <w:rsid w:val="001348FD"/>
    <w:rsid w:val="00134D74"/>
    <w:rsid w:val="00137746"/>
    <w:rsid w:val="001437A9"/>
    <w:rsid w:val="00145A68"/>
    <w:rsid w:val="00145EB1"/>
    <w:rsid w:val="00147907"/>
    <w:rsid w:val="00150156"/>
    <w:rsid w:val="0015184F"/>
    <w:rsid w:val="00152563"/>
    <w:rsid w:val="00152F53"/>
    <w:rsid w:val="001531FA"/>
    <w:rsid w:val="00155659"/>
    <w:rsid w:val="00157909"/>
    <w:rsid w:val="00157B50"/>
    <w:rsid w:val="00160FFE"/>
    <w:rsid w:val="00161F6F"/>
    <w:rsid w:val="00164008"/>
    <w:rsid w:val="001656F1"/>
    <w:rsid w:val="00166A89"/>
    <w:rsid w:val="00171B6F"/>
    <w:rsid w:val="00171C8A"/>
    <w:rsid w:val="00171FF2"/>
    <w:rsid w:val="0017707B"/>
    <w:rsid w:val="00180E5B"/>
    <w:rsid w:val="001830CB"/>
    <w:rsid w:val="001833D7"/>
    <w:rsid w:val="00184CD4"/>
    <w:rsid w:val="00190CF3"/>
    <w:rsid w:val="00193F73"/>
    <w:rsid w:val="00194317"/>
    <w:rsid w:val="00194971"/>
    <w:rsid w:val="00195BFA"/>
    <w:rsid w:val="0019695B"/>
    <w:rsid w:val="001A0E4E"/>
    <w:rsid w:val="001A40E3"/>
    <w:rsid w:val="001A4285"/>
    <w:rsid w:val="001A4925"/>
    <w:rsid w:val="001A5616"/>
    <w:rsid w:val="001A6141"/>
    <w:rsid w:val="001B13E4"/>
    <w:rsid w:val="001B16B9"/>
    <w:rsid w:val="001B221C"/>
    <w:rsid w:val="001B4324"/>
    <w:rsid w:val="001B4642"/>
    <w:rsid w:val="001C161A"/>
    <w:rsid w:val="001C413C"/>
    <w:rsid w:val="001C5528"/>
    <w:rsid w:val="001C7A80"/>
    <w:rsid w:val="001D0DED"/>
    <w:rsid w:val="001D106F"/>
    <w:rsid w:val="001D3546"/>
    <w:rsid w:val="001D3DE0"/>
    <w:rsid w:val="001D4E1B"/>
    <w:rsid w:val="001D5029"/>
    <w:rsid w:val="001D5EBA"/>
    <w:rsid w:val="001D6FB7"/>
    <w:rsid w:val="001D7660"/>
    <w:rsid w:val="001E1EAC"/>
    <w:rsid w:val="001E34EE"/>
    <w:rsid w:val="001E5A7E"/>
    <w:rsid w:val="001E747D"/>
    <w:rsid w:val="001E7761"/>
    <w:rsid w:val="001E7D49"/>
    <w:rsid w:val="001F201C"/>
    <w:rsid w:val="001F2141"/>
    <w:rsid w:val="00200957"/>
    <w:rsid w:val="00200D09"/>
    <w:rsid w:val="00200D22"/>
    <w:rsid w:val="00201C99"/>
    <w:rsid w:val="002026A6"/>
    <w:rsid w:val="0020294D"/>
    <w:rsid w:val="00203FF0"/>
    <w:rsid w:val="00204B87"/>
    <w:rsid w:val="00205568"/>
    <w:rsid w:val="00207EC3"/>
    <w:rsid w:val="00210490"/>
    <w:rsid w:val="00211939"/>
    <w:rsid w:val="00211E1E"/>
    <w:rsid w:val="00212638"/>
    <w:rsid w:val="00212712"/>
    <w:rsid w:val="002161DD"/>
    <w:rsid w:val="00216B9D"/>
    <w:rsid w:val="00216EFB"/>
    <w:rsid w:val="0021738B"/>
    <w:rsid w:val="00217573"/>
    <w:rsid w:val="0022039E"/>
    <w:rsid w:val="00220AD7"/>
    <w:rsid w:val="00220E5D"/>
    <w:rsid w:val="00221921"/>
    <w:rsid w:val="00221B5A"/>
    <w:rsid w:val="0022278B"/>
    <w:rsid w:val="002227A5"/>
    <w:rsid w:val="00222A4F"/>
    <w:rsid w:val="00224E50"/>
    <w:rsid w:val="00230A53"/>
    <w:rsid w:val="00231A28"/>
    <w:rsid w:val="002335D3"/>
    <w:rsid w:val="00233E36"/>
    <w:rsid w:val="002346E7"/>
    <w:rsid w:val="00234F1D"/>
    <w:rsid w:val="00236841"/>
    <w:rsid w:val="002373B8"/>
    <w:rsid w:val="002375E1"/>
    <w:rsid w:val="0024134D"/>
    <w:rsid w:val="00242C71"/>
    <w:rsid w:val="00244F23"/>
    <w:rsid w:val="00245D08"/>
    <w:rsid w:val="00246B00"/>
    <w:rsid w:val="00246C0D"/>
    <w:rsid w:val="00251445"/>
    <w:rsid w:val="00252081"/>
    <w:rsid w:val="00256F39"/>
    <w:rsid w:val="00257BE4"/>
    <w:rsid w:val="00260716"/>
    <w:rsid w:val="00261634"/>
    <w:rsid w:val="00261779"/>
    <w:rsid w:val="00264DCE"/>
    <w:rsid w:val="002661F6"/>
    <w:rsid w:val="002665D5"/>
    <w:rsid w:val="00270CDB"/>
    <w:rsid w:val="002711FF"/>
    <w:rsid w:val="00272816"/>
    <w:rsid w:val="00272DBE"/>
    <w:rsid w:val="00273972"/>
    <w:rsid w:val="00273EF7"/>
    <w:rsid w:val="00273F07"/>
    <w:rsid w:val="002743D4"/>
    <w:rsid w:val="002743E1"/>
    <w:rsid w:val="002747D3"/>
    <w:rsid w:val="00276F4F"/>
    <w:rsid w:val="00280228"/>
    <w:rsid w:val="002802BB"/>
    <w:rsid w:val="002803D2"/>
    <w:rsid w:val="0028124C"/>
    <w:rsid w:val="00283176"/>
    <w:rsid w:val="0028325C"/>
    <w:rsid w:val="0028548C"/>
    <w:rsid w:val="00286381"/>
    <w:rsid w:val="00286E98"/>
    <w:rsid w:val="00287181"/>
    <w:rsid w:val="002900ED"/>
    <w:rsid w:val="00290362"/>
    <w:rsid w:val="00290454"/>
    <w:rsid w:val="0029128D"/>
    <w:rsid w:val="00292165"/>
    <w:rsid w:val="00292DFC"/>
    <w:rsid w:val="00293967"/>
    <w:rsid w:val="00294F40"/>
    <w:rsid w:val="002953E5"/>
    <w:rsid w:val="0029557A"/>
    <w:rsid w:val="002971A0"/>
    <w:rsid w:val="0029772D"/>
    <w:rsid w:val="0029790E"/>
    <w:rsid w:val="002A140F"/>
    <w:rsid w:val="002A66B4"/>
    <w:rsid w:val="002A6D73"/>
    <w:rsid w:val="002B00A4"/>
    <w:rsid w:val="002B2BB6"/>
    <w:rsid w:val="002B4177"/>
    <w:rsid w:val="002B48DA"/>
    <w:rsid w:val="002B70F4"/>
    <w:rsid w:val="002C03F4"/>
    <w:rsid w:val="002C17AC"/>
    <w:rsid w:val="002C25DF"/>
    <w:rsid w:val="002C3A2F"/>
    <w:rsid w:val="002C449F"/>
    <w:rsid w:val="002C5BF6"/>
    <w:rsid w:val="002C5C67"/>
    <w:rsid w:val="002C6478"/>
    <w:rsid w:val="002C70FB"/>
    <w:rsid w:val="002D07BE"/>
    <w:rsid w:val="002D0EFC"/>
    <w:rsid w:val="002D0F72"/>
    <w:rsid w:val="002D2C6B"/>
    <w:rsid w:val="002D2E6B"/>
    <w:rsid w:val="002D623D"/>
    <w:rsid w:val="002D7A3A"/>
    <w:rsid w:val="002E120B"/>
    <w:rsid w:val="002E133A"/>
    <w:rsid w:val="002E13F7"/>
    <w:rsid w:val="002E1EC8"/>
    <w:rsid w:val="002E2223"/>
    <w:rsid w:val="002E2CD2"/>
    <w:rsid w:val="002E7265"/>
    <w:rsid w:val="002E7DC9"/>
    <w:rsid w:val="002F2997"/>
    <w:rsid w:val="002F3A94"/>
    <w:rsid w:val="002F3EBF"/>
    <w:rsid w:val="002F50C8"/>
    <w:rsid w:val="002F6358"/>
    <w:rsid w:val="002F73F5"/>
    <w:rsid w:val="00300002"/>
    <w:rsid w:val="0030123A"/>
    <w:rsid w:val="00304DA8"/>
    <w:rsid w:val="00305638"/>
    <w:rsid w:val="003057C1"/>
    <w:rsid w:val="00306AA0"/>
    <w:rsid w:val="00306EF7"/>
    <w:rsid w:val="003108C1"/>
    <w:rsid w:val="003109BB"/>
    <w:rsid w:val="003131C7"/>
    <w:rsid w:val="0031630C"/>
    <w:rsid w:val="00316825"/>
    <w:rsid w:val="003178A5"/>
    <w:rsid w:val="00317A90"/>
    <w:rsid w:val="003218C2"/>
    <w:rsid w:val="00321CA0"/>
    <w:rsid w:val="00321E09"/>
    <w:rsid w:val="00323A68"/>
    <w:rsid w:val="00324DCD"/>
    <w:rsid w:val="0032537F"/>
    <w:rsid w:val="0032563D"/>
    <w:rsid w:val="00325FC3"/>
    <w:rsid w:val="0032764D"/>
    <w:rsid w:val="00333559"/>
    <w:rsid w:val="00337FB9"/>
    <w:rsid w:val="0034007D"/>
    <w:rsid w:val="00340B0E"/>
    <w:rsid w:val="00342232"/>
    <w:rsid w:val="0034233C"/>
    <w:rsid w:val="00344255"/>
    <w:rsid w:val="00347E10"/>
    <w:rsid w:val="00350606"/>
    <w:rsid w:val="0035254C"/>
    <w:rsid w:val="003530EC"/>
    <w:rsid w:val="00353D0C"/>
    <w:rsid w:val="00356904"/>
    <w:rsid w:val="0035727F"/>
    <w:rsid w:val="00357723"/>
    <w:rsid w:val="00360661"/>
    <w:rsid w:val="00362D24"/>
    <w:rsid w:val="00363583"/>
    <w:rsid w:val="00370283"/>
    <w:rsid w:val="00374D42"/>
    <w:rsid w:val="0037660D"/>
    <w:rsid w:val="0037704A"/>
    <w:rsid w:val="00377779"/>
    <w:rsid w:val="00377A28"/>
    <w:rsid w:val="00380743"/>
    <w:rsid w:val="00381A81"/>
    <w:rsid w:val="00381B20"/>
    <w:rsid w:val="00382046"/>
    <w:rsid w:val="00382577"/>
    <w:rsid w:val="00382588"/>
    <w:rsid w:val="00383797"/>
    <w:rsid w:val="00387D35"/>
    <w:rsid w:val="00390595"/>
    <w:rsid w:val="003908E9"/>
    <w:rsid w:val="00390953"/>
    <w:rsid w:val="00391059"/>
    <w:rsid w:val="0039303C"/>
    <w:rsid w:val="003944D6"/>
    <w:rsid w:val="00394BA0"/>
    <w:rsid w:val="00395BA9"/>
    <w:rsid w:val="00396B15"/>
    <w:rsid w:val="003A086F"/>
    <w:rsid w:val="003A1C7F"/>
    <w:rsid w:val="003A2189"/>
    <w:rsid w:val="003A3B0E"/>
    <w:rsid w:val="003A4007"/>
    <w:rsid w:val="003A5D39"/>
    <w:rsid w:val="003A5F87"/>
    <w:rsid w:val="003A6681"/>
    <w:rsid w:val="003A699C"/>
    <w:rsid w:val="003A749D"/>
    <w:rsid w:val="003A7D90"/>
    <w:rsid w:val="003A7DEC"/>
    <w:rsid w:val="003B05B9"/>
    <w:rsid w:val="003B2114"/>
    <w:rsid w:val="003B348E"/>
    <w:rsid w:val="003B3A33"/>
    <w:rsid w:val="003B5594"/>
    <w:rsid w:val="003B5643"/>
    <w:rsid w:val="003B7877"/>
    <w:rsid w:val="003B7D46"/>
    <w:rsid w:val="003C2683"/>
    <w:rsid w:val="003C26A0"/>
    <w:rsid w:val="003C47B2"/>
    <w:rsid w:val="003C4B4A"/>
    <w:rsid w:val="003C5002"/>
    <w:rsid w:val="003C5580"/>
    <w:rsid w:val="003C59A7"/>
    <w:rsid w:val="003C65D1"/>
    <w:rsid w:val="003D00A9"/>
    <w:rsid w:val="003D0E80"/>
    <w:rsid w:val="003D1B2D"/>
    <w:rsid w:val="003D1D17"/>
    <w:rsid w:val="003D3005"/>
    <w:rsid w:val="003D5BB7"/>
    <w:rsid w:val="003D6ED6"/>
    <w:rsid w:val="003E0CF1"/>
    <w:rsid w:val="003E3284"/>
    <w:rsid w:val="003E5392"/>
    <w:rsid w:val="003E684E"/>
    <w:rsid w:val="003E6A83"/>
    <w:rsid w:val="003F1C1C"/>
    <w:rsid w:val="003F20DB"/>
    <w:rsid w:val="003F336C"/>
    <w:rsid w:val="003F3504"/>
    <w:rsid w:val="003F4571"/>
    <w:rsid w:val="003F5D06"/>
    <w:rsid w:val="003F785F"/>
    <w:rsid w:val="004000EA"/>
    <w:rsid w:val="00402332"/>
    <w:rsid w:val="00404DD4"/>
    <w:rsid w:val="00407D88"/>
    <w:rsid w:val="004100E9"/>
    <w:rsid w:val="00411058"/>
    <w:rsid w:val="00411B26"/>
    <w:rsid w:val="00413A88"/>
    <w:rsid w:val="00416261"/>
    <w:rsid w:val="0041680B"/>
    <w:rsid w:val="00417967"/>
    <w:rsid w:val="00425EBC"/>
    <w:rsid w:val="004265D7"/>
    <w:rsid w:val="00426A9B"/>
    <w:rsid w:val="00430FAA"/>
    <w:rsid w:val="004319D7"/>
    <w:rsid w:val="00431F2C"/>
    <w:rsid w:val="004327B9"/>
    <w:rsid w:val="004331BF"/>
    <w:rsid w:val="00433860"/>
    <w:rsid w:val="00435BE8"/>
    <w:rsid w:val="00435EEC"/>
    <w:rsid w:val="00440C6B"/>
    <w:rsid w:val="00442788"/>
    <w:rsid w:val="0044330A"/>
    <w:rsid w:val="0044360B"/>
    <w:rsid w:val="0044361C"/>
    <w:rsid w:val="00443AC8"/>
    <w:rsid w:val="00444461"/>
    <w:rsid w:val="00446BFB"/>
    <w:rsid w:val="004509FE"/>
    <w:rsid w:val="0045122B"/>
    <w:rsid w:val="00451B89"/>
    <w:rsid w:val="00452F05"/>
    <w:rsid w:val="00453FA3"/>
    <w:rsid w:val="004547D9"/>
    <w:rsid w:val="004553D6"/>
    <w:rsid w:val="00455D5D"/>
    <w:rsid w:val="004616C0"/>
    <w:rsid w:val="00462EF5"/>
    <w:rsid w:val="00463AC8"/>
    <w:rsid w:val="00464D44"/>
    <w:rsid w:val="00466874"/>
    <w:rsid w:val="004671DE"/>
    <w:rsid w:val="00471732"/>
    <w:rsid w:val="00472194"/>
    <w:rsid w:val="00472E97"/>
    <w:rsid w:val="00474C46"/>
    <w:rsid w:val="0047597D"/>
    <w:rsid w:val="00477BDB"/>
    <w:rsid w:val="00480B2D"/>
    <w:rsid w:val="00481D82"/>
    <w:rsid w:val="00482616"/>
    <w:rsid w:val="004829CD"/>
    <w:rsid w:val="004843E0"/>
    <w:rsid w:val="004864B3"/>
    <w:rsid w:val="00490E5F"/>
    <w:rsid w:val="00493D9F"/>
    <w:rsid w:val="004945BE"/>
    <w:rsid w:val="00494BFA"/>
    <w:rsid w:val="00494CCC"/>
    <w:rsid w:val="0049580F"/>
    <w:rsid w:val="00495BD2"/>
    <w:rsid w:val="004A3E23"/>
    <w:rsid w:val="004A5252"/>
    <w:rsid w:val="004A58C7"/>
    <w:rsid w:val="004A5A09"/>
    <w:rsid w:val="004A6243"/>
    <w:rsid w:val="004A7AE3"/>
    <w:rsid w:val="004B0D5C"/>
    <w:rsid w:val="004B0F9A"/>
    <w:rsid w:val="004B1ED8"/>
    <w:rsid w:val="004B27E4"/>
    <w:rsid w:val="004B4C1D"/>
    <w:rsid w:val="004B5E77"/>
    <w:rsid w:val="004B726A"/>
    <w:rsid w:val="004C10E6"/>
    <w:rsid w:val="004C28D2"/>
    <w:rsid w:val="004C2D78"/>
    <w:rsid w:val="004C2E0A"/>
    <w:rsid w:val="004C49E7"/>
    <w:rsid w:val="004C63B5"/>
    <w:rsid w:val="004C6EF6"/>
    <w:rsid w:val="004D0045"/>
    <w:rsid w:val="004D27A2"/>
    <w:rsid w:val="004D4CC1"/>
    <w:rsid w:val="004D5408"/>
    <w:rsid w:val="004D7DEB"/>
    <w:rsid w:val="004E15BB"/>
    <w:rsid w:val="004E1E93"/>
    <w:rsid w:val="004E33B8"/>
    <w:rsid w:val="004E33CE"/>
    <w:rsid w:val="004E3941"/>
    <w:rsid w:val="004E4284"/>
    <w:rsid w:val="004E4494"/>
    <w:rsid w:val="004E52F1"/>
    <w:rsid w:val="004E5879"/>
    <w:rsid w:val="004F39B2"/>
    <w:rsid w:val="004F6080"/>
    <w:rsid w:val="00501806"/>
    <w:rsid w:val="00501A5C"/>
    <w:rsid w:val="00502ACF"/>
    <w:rsid w:val="0050636E"/>
    <w:rsid w:val="005102F9"/>
    <w:rsid w:val="00511295"/>
    <w:rsid w:val="0051208E"/>
    <w:rsid w:val="005128A4"/>
    <w:rsid w:val="00513AD2"/>
    <w:rsid w:val="00513F77"/>
    <w:rsid w:val="00514434"/>
    <w:rsid w:val="00515366"/>
    <w:rsid w:val="005169E4"/>
    <w:rsid w:val="0052010C"/>
    <w:rsid w:val="005226B0"/>
    <w:rsid w:val="00522BA4"/>
    <w:rsid w:val="00523752"/>
    <w:rsid w:val="00524200"/>
    <w:rsid w:val="005246B4"/>
    <w:rsid w:val="00526361"/>
    <w:rsid w:val="00530501"/>
    <w:rsid w:val="00531DD0"/>
    <w:rsid w:val="00532047"/>
    <w:rsid w:val="00532F42"/>
    <w:rsid w:val="00533102"/>
    <w:rsid w:val="00535A34"/>
    <w:rsid w:val="00541620"/>
    <w:rsid w:val="0054331F"/>
    <w:rsid w:val="005436CB"/>
    <w:rsid w:val="0054479F"/>
    <w:rsid w:val="005447A8"/>
    <w:rsid w:val="005452E7"/>
    <w:rsid w:val="0054719C"/>
    <w:rsid w:val="005473F2"/>
    <w:rsid w:val="005506F5"/>
    <w:rsid w:val="00551A29"/>
    <w:rsid w:val="005530FA"/>
    <w:rsid w:val="00556178"/>
    <w:rsid w:val="00556E61"/>
    <w:rsid w:val="00560AAF"/>
    <w:rsid w:val="00560C3F"/>
    <w:rsid w:val="005625D2"/>
    <w:rsid w:val="00563E68"/>
    <w:rsid w:val="00565253"/>
    <w:rsid w:val="005668FD"/>
    <w:rsid w:val="005676E2"/>
    <w:rsid w:val="0057162F"/>
    <w:rsid w:val="00573620"/>
    <w:rsid w:val="00574D63"/>
    <w:rsid w:val="005770F1"/>
    <w:rsid w:val="00580D00"/>
    <w:rsid w:val="0058189D"/>
    <w:rsid w:val="005822F5"/>
    <w:rsid w:val="0058561A"/>
    <w:rsid w:val="00586AED"/>
    <w:rsid w:val="00590237"/>
    <w:rsid w:val="005918A2"/>
    <w:rsid w:val="00596EB6"/>
    <w:rsid w:val="005973CB"/>
    <w:rsid w:val="005A0105"/>
    <w:rsid w:val="005A0198"/>
    <w:rsid w:val="005A21E4"/>
    <w:rsid w:val="005A45A8"/>
    <w:rsid w:val="005A5236"/>
    <w:rsid w:val="005A645D"/>
    <w:rsid w:val="005A7FC2"/>
    <w:rsid w:val="005B281F"/>
    <w:rsid w:val="005B3563"/>
    <w:rsid w:val="005C23AD"/>
    <w:rsid w:val="005C2BCF"/>
    <w:rsid w:val="005C39E8"/>
    <w:rsid w:val="005C55DE"/>
    <w:rsid w:val="005C7268"/>
    <w:rsid w:val="005C7CA8"/>
    <w:rsid w:val="005D0C91"/>
    <w:rsid w:val="005D0FC3"/>
    <w:rsid w:val="005D38C8"/>
    <w:rsid w:val="005D4B5A"/>
    <w:rsid w:val="005D4BCA"/>
    <w:rsid w:val="005D5C04"/>
    <w:rsid w:val="005D692B"/>
    <w:rsid w:val="005D7B8E"/>
    <w:rsid w:val="005E149E"/>
    <w:rsid w:val="005E20BD"/>
    <w:rsid w:val="005E2522"/>
    <w:rsid w:val="005E25E8"/>
    <w:rsid w:val="005E2AE2"/>
    <w:rsid w:val="005E303A"/>
    <w:rsid w:val="005E4A67"/>
    <w:rsid w:val="005E51A0"/>
    <w:rsid w:val="005E72AE"/>
    <w:rsid w:val="005F021A"/>
    <w:rsid w:val="005F153C"/>
    <w:rsid w:val="005F6555"/>
    <w:rsid w:val="005F6731"/>
    <w:rsid w:val="005F70F9"/>
    <w:rsid w:val="005F7EF9"/>
    <w:rsid w:val="006002CA"/>
    <w:rsid w:val="006014B3"/>
    <w:rsid w:val="00602707"/>
    <w:rsid w:val="00604AF1"/>
    <w:rsid w:val="006052FA"/>
    <w:rsid w:val="006053C0"/>
    <w:rsid w:val="00605BFC"/>
    <w:rsid w:val="00607C6B"/>
    <w:rsid w:val="00607D14"/>
    <w:rsid w:val="00610753"/>
    <w:rsid w:val="00614AE2"/>
    <w:rsid w:val="00615521"/>
    <w:rsid w:val="006208E9"/>
    <w:rsid w:val="006239DE"/>
    <w:rsid w:val="00623B5C"/>
    <w:rsid w:val="0063022D"/>
    <w:rsid w:val="00630AFB"/>
    <w:rsid w:val="006318A2"/>
    <w:rsid w:val="006351FD"/>
    <w:rsid w:val="00635C03"/>
    <w:rsid w:val="00641266"/>
    <w:rsid w:val="0064170E"/>
    <w:rsid w:val="0064271C"/>
    <w:rsid w:val="006430D6"/>
    <w:rsid w:val="00647E16"/>
    <w:rsid w:val="00650678"/>
    <w:rsid w:val="006527E9"/>
    <w:rsid w:val="0065383B"/>
    <w:rsid w:val="00656466"/>
    <w:rsid w:val="0066186F"/>
    <w:rsid w:val="00662089"/>
    <w:rsid w:val="00662400"/>
    <w:rsid w:val="0066272E"/>
    <w:rsid w:val="00663357"/>
    <w:rsid w:val="00665626"/>
    <w:rsid w:val="00665CCC"/>
    <w:rsid w:val="00666974"/>
    <w:rsid w:val="006671ED"/>
    <w:rsid w:val="006707A9"/>
    <w:rsid w:val="00672667"/>
    <w:rsid w:val="006728C0"/>
    <w:rsid w:val="0067304F"/>
    <w:rsid w:val="0067471C"/>
    <w:rsid w:val="00674D1A"/>
    <w:rsid w:val="0067573A"/>
    <w:rsid w:val="0067640E"/>
    <w:rsid w:val="006775BC"/>
    <w:rsid w:val="00677CE3"/>
    <w:rsid w:val="0068066A"/>
    <w:rsid w:val="00683C8D"/>
    <w:rsid w:val="00684E98"/>
    <w:rsid w:val="00686856"/>
    <w:rsid w:val="0068757D"/>
    <w:rsid w:val="00687F76"/>
    <w:rsid w:val="006948CB"/>
    <w:rsid w:val="00695032"/>
    <w:rsid w:val="006967B2"/>
    <w:rsid w:val="00696A8B"/>
    <w:rsid w:val="006978A5"/>
    <w:rsid w:val="006979AF"/>
    <w:rsid w:val="006979BF"/>
    <w:rsid w:val="006A19B2"/>
    <w:rsid w:val="006A1E35"/>
    <w:rsid w:val="006A4337"/>
    <w:rsid w:val="006A584E"/>
    <w:rsid w:val="006A5A39"/>
    <w:rsid w:val="006A5DF3"/>
    <w:rsid w:val="006A7EF5"/>
    <w:rsid w:val="006B0AF0"/>
    <w:rsid w:val="006B1D4E"/>
    <w:rsid w:val="006B3EB4"/>
    <w:rsid w:val="006B4303"/>
    <w:rsid w:val="006B6A31"/>
    <w:rsid w:val="006C34E6"/>
    <w:rsid w:val="006C4E7F"/>
    <w:rsid w:val="006C5ECD"/>
    <w:rsid w:val="006D051C"/>
    <w:rsid w:val="006D0F4B"/>
    <w:rsid w:val="006D12FC"/>
    <w:rsid w:val="006D76D2"/>
    <w:rsid w:val="006E0B6E"/>
    <w:rsid w:val="006E1637"/>
    <w:rsid w:val="006E1EE4"/>
    <w:rsid w:val="006E20F3"/>
    <w:rsid w:val="006F1042"/>
    <w:rsid w:val="006F1B9D"/>
    <w:rsid w:val="006F2898"/>
    <w:rsid w:val="006F31A1"/>
    <w:rsid w:val="006F35F7"/>
    <w:rsid w:val="006F3708"/>
    <w:rsid w:val="006F434D"/>
    <w:rsid w:val="006F4ED6"/>
    <w:rsid w:val="006F56AC"/>
    <w:rsid w:val="006F7118"/>
    <w:rsid w:val="006F7740"/>
    <w:rsid w:val="007014D3"/>
    <w:rsid w:val="0070187A"/>
    <w:rsid w:val="0070339F"/>
    <w:rsid w:val="00705681"/>
    <w:rsid w:val="007071F4"/>
    <w:rsid w:val="007103E4"/>
    <w:rsid w:val="00710CA8"/>
    <w:rsid w:val="0071104F"/>
    <w:rsid w:val="007114F6"/>
    <w:rsid w:val="007130F7"/>
    <w:rsid w:val="00717FE3"/>
    <w:rsid w:val="00720BCA"/>
    <w:rsid w:val="00720C13"/>
    <w:rsid w:val="0072247A"/>
    <w:rsid w:val="00724CE2"/>
    <w:rsid w:val="007251FC"/>
    <w:rsid w:val="00727A7F"/>
    <w:rsid w:val="00727F54"/>
    <w:rsid w:val="0073235B"/>
    <w:rsid w:val="007344FC"/>
    <w:rsid w:val="00735659"/>
    <w:rsid w:val="007368FF"/>
    <w:rsid w:val="00736C97"/>
    <w:rsid w:val="0073742D"/>
    <w:rsid w:val="0073757F"/>
    <w:rsid w:val="00740D32"/>
    <w:rsid w:val="007413F6"/>
    <w:rsid w:val="007417CE"/>
    <w:rsid w:val="0074189F"/>
    <w:rsid w:val="007476C4"/>
    <w:rsid w:val="00750351"/>
    <w:rsid w:val="00750823"/>
    <w:rsid w:val="0075211F"/>
    <w:rsid w:val="00752520"/>
    <w:rsid w:val="00754A50"/>
    <w:rsid w:val="00755CAE"/>
    <w:rsid w:val="00755F45"/>
    <w:rsid w:val="0075615A"/>
    <w:rsid w:val="00757141"/>
    <w:rsid w:val="007612FD"/>
    <w:rsid w:val="00762FBB"/>
    <w:rsid w:val="00763595"/>
    <w:rsid w:val="007659BC"/>
    <w:rsid w:val="00766B98"/>
    <w:rsid w:val="00767D0A"/>
    <w:rsid w:val="00770168"/>
    <w:rsid w:val="00773936"/>
    <w:rsid w:val="00773D6C"/>
    <w:rsid w:val="00774979"/>
    <w:rsid w:val="00775CE5"/>
    <w:rsid w:val="007761FD"/>
    <w:rsid w:val="0077748B"/>
    <w:rsid w:val="0077784D"/>
    <w:rsid w:val="007820A5"/>
    <w:rsid w:val="007822A4"/>
    <w:rsid w:val="0078379B"/>
    <w:rsid w:val="00785F03"/>
    <w:rsid w:val="00785F60"/>
    <w:rsid w:val="0078712C"/>
    <w:rsid w:val="00790206"/>
    <w:rsid w:val="007908D9"/>
    <w:rsid w:val="007916C0"/>
    <w:rsid w:val="00791B2E"/>
    <w:rsid w:val="007936BA"/>
    <w:rsid w:val="007937C2"/>
    <w:rsid w:val="00796B93"/>
    <w:rsid w:val="00797477"/>
    <w:rsid w:val="007974BF"/>
    <w:rsid w:val="00797D75"/>
    <w:rsid w:val="00797D9C"/>
    <w:rsid w:val="007A12F1"/>
    <w:rsid w:val="007A1ECB"/>
    <w:rsid w:val="007A297F"/>
    <w:rsid w:val="007A2F8D"/>
    <w:rsid w:val="007A5152"/>
    <w:rsid w:val="007A6181"/>
    <w:rsid w:val="007A64ED"/>
    <w:rsid w:val="007A6572"/>
    <w:rsid w:val="007A6A5E"/>
    <w:rsid w:val="007A6AB1"/>
    <w:rsid w:val="007A7E37"/>
    <w:rsid w:val="007B1805"/>
    <w:rsid w:val="007B226D"/>
    <w:rsid w:val="007B3D1C"/>
    <w:rsid w:val="007B5A78"/>
    <w:rsid w:val="007B61F7"/>
    <w:rsid w:val="007B62E8"/>
    <w:rsid w:val="007B7383"/>
    <w:rsid w:val="007B7A29"/>
    <w:rsid w:val="007B7C58"/>
    <w:rsid w:val="007C0FA0"/>
    <w:rsid w:val="007C170F"/>
    <w:rsid w:val="007C3CB1"/>
    <w:rsid w:val="007C49A4"/>
    <w:rsid w:val="007C5838"/>
    <w:rsid w:val="007C5E61"/>
    <w:rsid w:val="007C70C5"/>
    <w:rsid w:val="007C7514"/>
    <w:rsid w:val="007C76B5"/>
    <w:rsid w:val="007C7749"/>
    <w:rsid w:val="007D05F5"/>
    <w:rsid w:val="007D3A0D"/>
    <w:rsid w:val="007D5161"/>
    <w:rsid w:val="007D647F"/>
    <w:rsid w:val="007E1CA5"/>
    <w:rsid w:val="007E2612"/>
    <w:rsid w:val="007E5F75"/>
    <w:rsid w:val="007E6207"/>
    <w:rsid w:val="007F0393"/>
    <w:rsid w:val="007F0C48"/>
    <w:rsid w:val="007F1921"/>
    <w:rsid w:val="007F1F3C"/>
    <w:rsid w:val="007F7E52"/>
    <w:rsid w:val="00803E0E"/>
    <w:rsid w:val="008056D4"/>
    <w:rsid w:val="00806221"/>
    <w:rsid w:val="0080692A"/>
    <w:rsid w:val="00807977"/>
    <w:rsid w:val="00810DEA"/>
    <w:rsid w:val="008111C5"/>
    <w:rsid w:val="00811419"/>
    <w:rsid w:val="00811868"/>
    <w:rsid w:val="0081193A"/>
    <w:rsid w:val="008146EC"/>
    <w:rsid w:val="0081485A"/>
    <w:rsid w:val="0081624E"/>
    <w:rsid w:val="0081750D"/>
    <w:rsid w:val="00820BD1"/>
    <w:rsid w:val="0082244E"/>
    <w:rsid w:val="0082316E"/>
    <w:rsid w:val="008249F5"/>
    <w:rsid w:val="00825850"/>
    <w:rsid w:val="00832917"/>
    <w:rsid w:val="00832C20"/>
    <w:rsid w:val="00833246"/>
    <w:rsid w:val="00833835"/>
    <w:rsid w:val="00834A43"/>
    <w:rsid w:val="008410CA"/>
    <w:rsid w:val="00842571"/>
    <w:rsid w:val="008426CC"/>
    <w:rsid w:val="00844230"/>
    <w:rsid w:val="00845CBD"/>
    <w:rsid w:val="00851A08"/>
    <w:rsid w:val="00851CAD"/>
    <w:rsid w:val="00851D1B"/>
    <w:rsid w:val="00851DFF"/>
    <w:rsid w:val="00851E8E"/>
    <w:rsid w:val="00854B7C"/>
    <w:rsid w:val="008568B3"/>
    <w:rsid w:val="00856A0B"/>
    <w:rsid w:val="00857EBA"/>
    <w:rsid w:val="00860844"/>
    <w:rsid w:val="00860DA7"/>
    <w:rsid w:val="00861094"/>
    <w:rsid w:val="00862456"/>
    <w:rsid w:val="00863548"/>
    <w:rsid w:val="00863F39"/>
    <w:rsid w:val="008657B1"/>
    <w:rsid w:val="0086591A"/>
    <w:rsid w:val="008671CC"/>
    <w:rsid w:val="008675A2"/>
    <w:rsid w:val="00870FDC"/>
    <w:rsid w:val="00876C56"/>
    <w:rsid w:val="00880EC3"/>
    <w:rsid w:val="008837D0"/>
    <w:rsid w:val="00884059"/>
    <w:rsid w:val="0088459B"/>
    <w:rsid w:val="0088693D"/>
    <w:rsid w:val="00887E65"/>
    <w:rsid w:val="00890594"/>
    <w:rsid w:val="00890D3D"/>
    <w:rsid w:val="00891CA2"/>
    <w:rsid w:val="00891EC8"/>
    <w:rsid w:val="008922BD"/>
    <w:rsid w:val="0089245B"/>
    <w:rsid w:val="008938C7"/>
    <w:rsid w:val="00894601"/>
    <w:rsid w:val="008A029F"/>
    <w:rsid w:val="008A14BF"/>
    <w:rsid w:val="008A1E99"/>
    <w:rsid w:val="008A1F3E"/>
    <w:rsid w:val="008A229D"/>
    <w:rsid w:val="008A2673"/>
    <w:rsid w:val="008A4732"/>
    <w:rsid w:val="008A5E6F"/>
    <w:rsid w:val="008A6661"/>
    <w:rsid w:val="008A719E"/>
    <w:rsid w:val="008A79D8"/>
    <w:rsid w:val="008B05AC"/>
    <w:rsid w:val="008B17E5"/>
    <w:rsid w:val="008B1AD0"/>
    <w:rsid w:val="008B2E35"/>
    <w:rsid w:val="008B5FFD"/>
    <w:rsid w:val="008B65C5"/>
    <w:rsid w:val="008B75BE"/>
    <w:rsid w:val="008C2562"/>
    <w:rsid w:val="008C5C85"/>
    <w:rsid w:val="008D0B79"/>
    <w:rsid w:val="008D1F25"/>
    <w:rsid w:val="008D2169"/>
    <w:rsid w:val="008D59F8"/>
    <w:rsid w:val="008D7F4C"/>
    <w:rsid w:val="008E34A8"/>
    <w:rsid w:val="008E3EC6"/>
    <w:rsid w:val="008E46D9"/>
    <w:rsid w:val="008E53BC"/>
    <w:rsid w:val="008E5880"/>
    <w:rsid w:val="008E5B65"/>
    <w:rsid w:val="008E7E0A"/>
    <w:rsid w:val="008F0E96"/>
    <w:rsid w:val="008F1B3B"/>
    <w:rsid w:val="008F35F2"/>
    <w:rsid w:val="008F37AA"/>
    <w:rsid w:val="008F65F3"/>
    <w:rsid w:val="008F79E9"/>
    <w:rsid w:val="00901491"/>
    <w:rsid w:val="00901587"/>
    <w:rsid w:val="00902F15"/>
    <w:rsid w:val="00903178"/>
    <w:rsid w:val="00904B8A"/>
    <w:rsid w:val="009062CA"/>
    <w:rsid w:val="00906DB4"/>
    <w:rsid w:val="00907140"/>
    <w:rsid w:val="00907966"/>
    <w:rsid w:val="00912B1B"/>
    <w:rsid w:val="00912CC8"/>
    <w:rsid w:val="00915AC9"/>
    <w:rsid w:val="009161A4"/>
    <w:rsid w:val="00916F12"/>
    <w:rsid w:val="00917276"/>
    <w:rsid w:val="00920CBB"/>
    <w:rsid w:val="0092116A"/>
    <w:rsid w:val="0092120D"/>
    <w:rsid w:val="00922282"/>
    <w:rsid w:val="00922B84"/>
    <w:rsid w:val="0092422E"/>
    <w:rsid w:val="00924A4A"/>
    <w:rsid w:val="009252DD"/>
    <w:rsid w:val="009261CA"/>
    <w:rsid w:val="0092624C"/>
    <w:rsid w:val="0092787D"/>
    <w:rsid w:val="00932FAB"/>
    <w:rsid w:val="0093380B"/>
    <w:rsid w:val="0093477C"/>
    <w:rsid w:val="0093743E"/>
    <w:rsid w:val="00940EE8"/>
    <w:rsid w:val="00941E4F"/>
    <w:rsid w:val="00942112"/>
    <w:rsid w:val="00942961"/>
    <w:rsid w:val="009430C3"/>
    <w:rsid w:val="0094396A"/>
    <w:rsid w:val="0094402C"/>
    <w:rsid w:val="00944EF8"/>
    <w:rsid w:val="009465F6"/>
    <w:rsid w:val="00946D23"/>
    <w:rsid w:val="00952705"/>
    <w:rsid w:val="009537C2"/>
    <w:rsid w:val="00953D23"/>
    <w:rsid w:val="00953F4D"/>
    <w:rsid w:val="0095451F"/>
    <w:rsid w:val="009559A3"/>
    <w:rsid w:val="00961026"/>
    <w:rsid w:val="00962949"/>
    <w:rsid w:val="0096349C"/>
    <w:rsid w:val="00964122"/>
    <w:rsid w:val="00965CA3"/>
    <w:rsid w:val="00970804"/>
    <w:rsid w:val="00970CF4"/>
    <w:rsid w:val="00970FC3"/>
    <w:rsid w:val="009729A2"/>
    <w:rsid w:val="0097473B"/>
    <w:rsid w:val="00975164"/>
    <w:rsid w:val="009752CB"/>
    <w:rsid w:val="00976955"/>
    <w:rsid w:val="009769A9"/>
    <w:rsid w:val="00976E68"/>
    <w:rsid w:val="00977C78"/>
    <w:rsid w:val="00980F57"/>
    <w:rsid w:val="009814A5"/>
    <w:rsid w:val="00982100"/>
    <w:rsid w:val="00982B02"/>
    <w:rsid w:val="00984270"/>
    <w:rsid w:val="009858C1"/>
    <w:rsid w:val="00986AA8"/>
    <w:rsid w:val="009908B7"/>
    <w:rsid w:val="00990EAB"/>
    <w:rsid w:val="00991163"/>
    <w:rsid w:val="00991A9E"/>
    <w:rsid w:val="00991AA9"/>
    <w:rsid w:val="00992E10"/>
    <w:rsid w:val="0099390D"/>
    <w:rsid w:val="00994F00"/>
    <w:rsid w:val="009976AF"/>
    <w:rsid w:val="009A035F"/>
    <w:rsid w:val="009A1819"/>
    <w:rsid w:val="009A1C7D"/>
    <w:rsid w:val="009A1DDD"/>
    <w:rsid w:val="009A25E2"/>
    <w:rsid w:val="009A2E2C"/>
    <w:rsid w:val="009A5F33"/>
    <w:rsid w:val="009B1CE3"/>
    <w:rsid w:val="009B233E"/>
    <w:rsid w:val="009B235E"/>
    <w:rsid w:val="009C0673"/>
    <w:rsid w:val="009C18C0"/>
    <w:rsid w:val="009C1CFF"/>
    <w:rsid w:val="009C2524"/>
    <w:rsid w:val="009C44D2"/>
    <w:rsid w:val="009C473C"/>
    <w:rsid w:val="009C6B36"/>
    <w:rsid w:val="009C6BA4"/>
    <w:rsid w:val="009C7C9E"/>
    <w:rsid w:val="009D0E00"/>
    <w:rsid w:val="009D178F"/>
    <w:rsid w:val="009D1877"/>
    <w:rsid w:val="009D358D"/>
    <w:rsid w:val="009D4543"/>
    <w:rsid w:val="009D5CAA"/>
    <w:rsid w:val="009D6F73"/>
    <w:rsid w:val="009E0390"/>
    <w:rsid w:val="009E03E4"/>
    <w:rsid w:val="009E1061"/>
    <w:rsid w:val="009E19BD"/>
    <w:rsid w:val="009E2316"/>
    <w:rsid w:val="009E24CA"/>
    <w:rsid w:val="009E40EF"/>
    <w:rsid w:val="009E4CD9"/>
    <w:rsid w:val="009E5956"/>
    <w:rsid w:val="009F0982"/>
    <w:rsid w:val="009F09BE"/>
    <w:rsid w:val="009F4B0B"/>
    <w:rsid w:val="009F4C93"/>
    <w:rsid w:val="009F59C8"/>
    <w:rsid w:val="009F65D7"/>
    <w:rsid w:val="009F7DEE"/>
    <w:rsid w:val="009F7E66"/>
    <w:rsid w:val="00A00AFC"/>
    <w:rsid w:val="00A00F2E"/>
    <w:rsid w:val="00A040A0"/>
    <w:rsid w:val="00A042DC"/>
    <w:rsid w:val="00A043AC"/>
    <w:rsid w:val="00A14C26"/>
    <w:rsid w:val="00A179B7"/>
    <w:rsid w:val="00A20471"/>
    <w:rsid w:val="00A23FFA"/>
    <w:rsid w:val="00A2439B"/>
    <w:rsid w:val="00A26CA4"/>
    <w:rsid w:val="00A2749D"/>
    <w:rsid w:val="00A30C97"/>
    <w:rsid w:val="00A31F1E"/>
    <w:rsid w:val="00A33540"/>
    <w:rsid w:val="00A3363E"/>
    <w:rsid w:val="00A340DB"/>
    <w:rsid w:val="00A347D4"/>
    <w:rsid w:val="00A35DBB"/>
    <w:rsid w:val="00A36350"/>
    <w:rsid w:val="00A376DE"/>
    <w:rsid w:val="00A42202"/>
    <w:rsid w:val="00A42C7C"/>
    <w:rsid w:val="00A43F76"/>
    <w:rsid w:val="00A4429E"/>
    <w:rsid w:val="00A4639A"/>
    <w:rsid w:val="00A46AAC"/>
    <w:rsid w:val="00A53062"/>
    <w:rsid w:val="00A553A8"/>
    <w:rsid w:val="00A557D9"/>
    <w:rsid w:val="00A55EAE"/>
    <w:rsid w:val="00A5641A"/>
    <w:rsid w:val="00A566B0"/>
    <w:rsid w:val="00A56898"/>
    <w:rsid w:val="00A62E67"/>
    <w:rsid w:val="00A63FAE"/>
    <w:rsid w:val="00A6401E"/>
    <w:rsid w:val="00A64C3F"/>
    <w:rsid w:val="00A66CBA"/>
    <w:rsid w:val="00A67679"/>
    <w:rsid w:val="00A70CFA"/>
    <w:rsid w:val="00A711CB"/>
    <w:rsid w:val="00A7174E"/>
    <w:rsid w:val="00A718A5"/>
    <w:rsid w:val="00A72758"/>
    <w:rsid w:val="00A75449"/>
    <w:rsid w:val="00A77C92"/>
    <w:rsid w:val="00A80079"/>
    <w:rsid w:val="00A840F6"/>
    <w:rsid w:val="00A84109"/>
    <w:rsid w:val="00A91201"/>
    <w:rsid w:val="00A91FB7"/>
    <w:rsid w:val="00A93D05"/>
    <w:rsid w:val="00A94104"/>
    <w:rsid w:val="00A94556"/>
    <w:rsid w:val="00A94E6B"/>
    <w:rsid w:val="00A9799D"/>
    <w:rsid w:val="00AA2057"/>
    <w:rsid w:val="00AA20A3"/>
    <w:rsid w:val="00AA273F"/>
    <w:rsid w:val="00AA378F"/>
    <w:rsid w:val="00AA39F5"/>
    <w:rsid w:val="00AA3B87"/>
    <w:rsid w:val="00AA648B"/>
    <w:rsid w:val="00AA68CF"/>
    <w:rsid w:val="00AA6BC3"/>
    <w:rsid w:val="00AA6CE5"/>
    <w:rsid w:val="00AA7551"/>
    <w:rsid w:val="00AB0F7B"/>
    <w:rsid w:val="00AB1ECC"/>
    <w:rsid w:val="00AB2241"/>
    <w:rsid w:val="00AB3C94"/>
    <w:rsid w:val="00AB4F81"/>
    <w:rsid w:val="00AB5674"/>
    <w:rsid w:val="00AC10CE"/>
    <w:rsid w:val="00AC578F"/>
    <w:rsid w:val="00AC5C2A"/>
    <w:rsid w:val="00AC6989"/>
    <w:rsid w:val="00AD06FA"/>
    <w:rsid w:val="00AD28D3"/>
    <w:rsid w:val="00AD7483"/>
    <w:rsid w:val="00AE0942"/>
    <w:rsid w:val="00AE0D00"/>
    <w:rsid w:val="00AE13AF"/>
    <w:rsid w:val="00AE2519"/>
    <w:rsid w:val="00AE5814"/>
    <w:rsid w:val="00AE6D0E"/>
    <w:rsid w:val="00AF0040"/>
    <w:rsid w:val="00AF09F9"/>
    <w:rsid w:val="00AF3D7C"/>
    <w:rsid w:val="00B01FD0"/>
    <w:rsid w:val="00B02159"/>
    <w:rsid w:val="00B05854"/>
    <w:rsid w:val="00B063CA"/>
    <w:rsid w:val="00B06A49"/>
    <w:rsid w:val="00B06D07"/>
    <w:rsid w:val="00B11B2C"/>
    <w:rsid w:val="00B15B92"/>
    <w:rsid w:val="00B169CE"/>
    <w:rsid w:val="00B16BAC"/>
    <w:rsid w:val="00B17143"/>
    <w:rsid w:val="00B223B3"/>
    <w:rsid w:val="00B226F7"/>
    <w:rsid w:val="00B23CAB"/>
    <w:rsid w:val="00B24EB0"/>
    <w:rsid w:val="00B25ABE"/>
    <w:rsid w:val="00B26506"/>
    <w:rsid w:val="00B26803"/>
    <w:rsid w:val="00B2697C"/>
    <w:rsid w:val="00B277D6"/>
    <w:rsid w:val="00B32018"/>
    <w:rsid w:val="00B33CA1"/>
    <w:rsid w:val="00B33CAB"/>
    <w:rsid w:val="00B34D04"/>
    <w:rsid w:val="00B3538A"/>
    <w:rsid w:val="00B3679C"/>
    <w:rsid w:val="00B41EFA"/>
    <w:rsid w:val="00B4508E"/>
    <w:rsid w:val="00B47EBF"/>
    <w:rsid w:val="00B50929"/>
    <w:rsid w:val="00B5334F"/>
    <w:rsid w:val="00B538D0"/>
    <w:rsid w:val="00B53C76"/>
    <w:rsid w:val="00B54245"/>
    <w:rsid w:val="00B54EBE"/>
    <w:rsid w:val="00B556D0"/>
    <w:rsid w:val="00B568E3"/>
    <w:rsid w:val="00B60ED2"/>
    <w:rsid w:val="00B61E0C"/>
    <w:rsid w:val="00B64301"/>
    <w:rsid w:val="00B64FB2"/>
    <w:rsid w:val="00B6589B"/>
    <w:rsid w:val="00B678F2"/>
    <w:rsid w:val="00B70059"/>
    <w:rsid w:val="00B71753"/>
    <w:rsid w:val="00B745AA"/>
    <w:rsid w:val="00B75154"/>
    <w:rsid w:val="00B75CE8"/>
    <w:rsid w:val="00B77D3B"/>
    <w:rsid w:val="00B80456"/>
    <w:rsid w:val="00B81222"/>
    <w:rsid w:val="00B81E50"/>
    <w:rsid w:val="00B822FC"/>
    <w:rsid w:val="00B84494"/>
    <w:rsid w:val="00B84FA1"/>
    <w:rsid w:val="00B853C3"/>
    <w:rsid w:val="00B91012"/>
    <w:rsid w:val="00B91B05"/>
    <w:rsid w:val="00B92C1B"/>
    <w:rsid w:val="00B95590"/>
    <w:rsid w:val="00B97723"/>
    <w:rsid w:val="00BA0511"/>
    <w:rsid w:val="00BA4C71"/>
    <w:rsid w:val="00BA7961"/>
    <w:rsid w:val="00BB0647"/>
    <w:rsid w:val="00BB0BCB"/>
    <w:rsid w:val="00BB193A"/>
    <w:rsid w:val="00BB309C"/>
    <w:rsid w:val="00BC096B"/>
    <w:rsid w:val="00BC4049"/>
    <w:rsid w:val="00BC4DC8"/>
    <w:rsid w:val="00BC544C"/>
    <w:rsid w:val="00BD0DA7"/>
    <w:rsid w:val="00BD11F8"/>
    <w:rsid w:val="00BD126F"/>
    <w:rsid w:val="00BD2742"/>
    <w:rsid w:val="00BD2939"/>
    <w:rsid w:val="00BD30D9"/>
    <w:rsid w:val="00BD3D2C"/>
    <w:rsid w:val="00BD64DB"/>
    <w:rsid w:val="00BD6933"/>
    <w:rsid w:val="00BD6966"/>
    <w:rsid w:val="00BE14AE"/>
    <w:rsid w:val="00BE20E6"/>
    <w:rsid w:val="00BE3A18"/>
    <w:rsid w:val="00BE5545"/>
    <w:rsid w:val="00BE6A1E"/>
    <w:rsid w:val="00BF1E32"/>
    <w:rsid w:val="00BF688D"/>
    <w:rsid w:val="00BF71F9"/>
    <w:rsid w:val="00C01109"/>
    <w:rsid w:val="00C01A30"/>
    <w:rsid w:val="00C01EBC"/>
    <w:rsid w:val="00C02E4F"/>
    <w:rsid w:val="00C0368A"/>
    <w:rsid w:val="00C05D1B"/>
    <w:rsid w:val="00C07A74"/>
    <w:rsid w:val="00C07FB4"/>
    <w:rsid w:val="00C13E47"/>
    <w:rsid w:val="00C17B8F"/>
    <w:rsid w:val="00C218D7"/>
    <w:rsid w:val="00C21BE1"/>
    <w:rsid w:val="00C24093"/>
    <w:rsid w:val="00C27DF4"/>
    <w:rsid w:val="00C27FB9"/>
    <w:rsid w:val="00C30256"/>
    <w:rsid w:val="00C30D8C"/>
    <w:rsid w:val="00C30E62"/>
    <w:rsid w:val="00C32AB1"/>
    <w:rsid w:val="00C340CE"/>
    <w:rsid w:val="00C3570B"/>
    <w:rsid w:val="00C36642"/>
    <w:rsid w:val="00C37BA8"/>
    <w:rsid w:val="00C37F1D"/>
    <w:rsid w:val="00C4102A"/>
    <w:rsid w:val="00C411A6"/>
    <w:rsid w:val="00C43126"/>
    <w:rsid w:val="00C4389F"/>
    <w:rsid w:val="00C443D8"/>
    <w:rsid w:val="00C447FD"/>
    <w:rsid w:val="00C51413"/>
    <w:rsid w:val="00C54499"/>
    <w:rsid w:val="00C5477E"/>
    <w:rsid w:val="00C56E2F"/>
    <w:rsid w:val="00C56FCB"/>
    <w:rsid w:val="00C57040"/>
    <w:rsid w:val="00C57078"/>
    <w:rsid w:val="00C574B5"/>
    <w:rsid w:val="00C57AD6"/>
    <w:rsid w:val="00C60340"/>
    <w:rsid w:val="00C61218"/>
    <w:rsid w:val="00C61EE8"/>
    <w:rsid w:val="00C62C5A"/>
    <w:rsid w:val="00C64902"/>
    <w:rsid w:val="00C70C65"/>
    <w:rsid w:val="00C71F1A"/>
    <w:rsid w:val="00C7243B"/>
    <w:rsid w:val="00C7359F"/>
    <w:rsid w:val="00C75374"/>
    <w:rsid w:val="00C753A9"/>
    <w:rsid w:val="00C75CF9"/>
    <w:rsid w:val="00C760EB"/>
    <w:rsid w:val="00C776A1"/>
    <w:rsid w:val="00C80CE6"/>
    <w:rsid w:val="00C83F3B"/>
    <w:rsid w:val="00C85637"/>
    <w:rsid w:val="00C86940"/>
    <w:rsid w:val="00C90575"/>
    <w:rsid w:val="00C9094C"/>
    <w:rsid w:val="00C91AEE"/>
    <w:rsid w:val="00C91B1B"/>
    <w:rsid w:val="00C91FCC"/>
    <w:rsid w:val="00C92A1D"/>
    <w:rsid w:val="00C94DDB"/>
    <w:rsid w:val="00C95F5F"/>
    <w:rsid w:val="00C95F7B"/>
    <w:rsid w:val="00C96186"/>
    <w:rsid w:val="00C9770E"/>
    <w:rsid w:val="00CA021B"/>
    <w:rsid w:val="00CA0694"/>
    <w:rsid w:val="00CA11BC"/>
    <w:rsid w:val="00CA3CC4"/>
    <w:rsid w:val="00CB09BE"/>
    <w:rsid w:val="00CB0EE7"/>
    <w:rsid w:val="00CB0FC7"/>
    <w:rsid w:val="00CB26A2"/>
    <w:rsid w:val="00CB36CB"/>
    <w:rsid w:val="00CB3954"/>
    <w:rsid w:val="00CB4DB6"/>
    <w:rsid w:val="00CB63ED"/>
    <w:rsid w:val="00CC22FF"/>
    <w:rsid w:val="00CC38D6"/>
    <w:rsid w:val="00CC3A35"/>
    <w:rsid w:val="00CC435E"/>
    <w:rsid w:val="00CC4E3A"/>
    <w:rsid w:val="00CC50A5"/>
    <w:rsid w:val="00CC5E91"/>
    <w:rsid w:val="00CC6168"/>
    <w:rsid w:val="00CC66A7"/>
    <w:rsid w:val="00CD09DA"/>
    <w:rsid w:val="00CD36B1"/>
    <w:rsid w:val="00CD39F1"/>
    <w:rsid w:val="00CD3CE9"/>
    <w:rsid w:val="00CD717D"/>
    <w:rsid w:val="00CD7767"/>
    <w:rsid w:val="00CE3C75"/>
    <w:rsid w:val="00CE4260"/>
    <w:rsid w:val="00CE694B"/>
    <w:rsid w:val="00CF074A"/>
    <w:rsid w:val="00CF1866"/>
    <w:rsid w:val="00CF28C3"/>
    <w:rsid w:val="00CF3535"/>
    <w:rsid w:val="00CF44CD"/>
    <w:rsid w:val="00CF651F"/>
    <w:rsid w:val="00CF6A3F"/>
    <w:rsid w:val="00CF70AA"/>
    <w:rsid w:val="00CF71C6"/>
    <w:rsid w:val="00CF79D9"/>
    <w:rsid w:val="00D00AA5"/>
    <w:rsid w:val="00D00B90"/>
    <w:rsid w:val="00D059D5"/>
    <w:rsid w:val="00D06B2C"/>
    <w:rsid w:val="00D11A43"/>
    <w:rsid w:val="00D11F80"/>
    <w:rsid w:val="00D13FF2"/>
    <w:rsid w:val="00D14492"/>
    <w:rsid w:val="00D1592E"/>
    <w:rsid w:val="00D172A3"/>
    <w:rsid w:val="00D203D8"/>
    <w:rsid w:val="00D20855"/>
    <w:rsid w:val="00D215A3"/>
    <w:rsid w:val="00D244AE"/>
    <w:rsid w:val="00D24B80"/>
    <w:rsid w:val="00D24FCD"/>
    <w:rsid w:val="00D25D0A"/>
    <w:rsid w:val="00D2606A"/>
    <w:rsid w:val="00D26B1E"/>
    <w:rsid w:val="00D27831"/>
    <w:rsid w:val="00D31218"/>
    <w:rsid w:val="00D31AAD"/>
    <w:rsid w:val="00D32DC5"/>
    <w:rsid w:val="00D34162"/>
    <w:rsid w:val="00D3539B"/>
    <w:rsid w:val="00D3725B"/>
    <w:rsid w:val="00D409C9"/>
    <w:rsid w:val="00D41E8C"/>
    <w:rsid w:val="00D4243C"/>
    <w:rsid w:val="00D42831"/>
    <w:rsid w:val="00D428E9"/>
    <w:rsid w:val="00D42A3F"/>
    <w:rsid w:val="00D42FDD"/>
    <w:rsid w:val="00D4311B"/>
    <w:rsid w:val="00D43272"/>
    <w:rsid w:val="00D44347"/>
    <w:rsid w:val="00D454E8"/>
    <w:rsid w:val="00D45D5A"/>
    <w:rsid w:val="00D46DE0"/>
    <w:rsid w:val="00D500E9"/>
    <w:rsid w:val="00D51792"/>
    <w:rsid w:val="00D52613"/>
    <w:rsid w:val="00D52C37"/>
    <w:rsid w:val="00D52EC5"/>
    <w:rsid w:val="00D55BB3"/>
    <w:rsid w:val="00D575D5"/>
    <w:rsid w:val="00D57D6A"/>
    <w:rsid w:val="00D57F69"/>
    <w:rsid w:val="00D62779"/>
    <w:rsid w:val="00D63C7E"/>
    <w:rsid w:val="00D64A18"/>
    <w:rsid w:val="00D70B55"/>
    <w:rsid w:val="00D74D8E"/>
    <w:rsid w:val="00D757B7"/>
    <w:rsid w:val="00D763CC"/>
    <w:rsid w:val="00D7653D"/>
    <w:rsid w:val="00D77100"/>
    <w:rsid w:val="00D776AF"/>
    <w:rsid w:val="00D8097A"/>
    <w:rsid w:val="00D80B31"/>
    <w:rsid w:val="00D8268B"/>
    <w:rsid w:val="00D83E78"/>
    <w:rsid w:val="00D84146"/>
    <w:rsid w:val="00D8531B"/>
    <w:rsid w:val="00D85C73"/>
    <w:rsid w:val="00D85F39"/>
    <w:rsid w:val="00D87E38"/>
    <w:rsid w:val="00D90B32"/>
    <w:rsid w:val="00D926A3"/>
    <w:rsid w:val="00D92BCA"/>
    <w:rsid w:val="00D931BE"/>
    <w:rsid w:val="00D9499B"/>
    <w:rsid w:val="00D94C79"/>
    <w:rsid w:val="00D951C5"/>
    <w:rsid w:val="00DA1B1C"/>
    <w:rsid w:val="00DA29AB"/>
    <w:rsid w:val="00DA2F52"/>
    <w:rsid w:val="00DA350C"/>
    <w:rsid w:val="00DA4CE7"/>
    <w:rsid w:val="00DA68EB"/>
    <w:rsid w:val="00DA6F91"/>
    <w:rsid w:val="00DA733B"/>
    <w:rsid w:val="00DA7BA9"/>
    <w:rsid w:val="00DA7E2E"/>
    <w:rsid w:val="00DB0F29"/>
    <w:rsid w:val="00DB25A5"/>
    <w:rsid w:val="00DB26CC"/>
    <w:rsid w:val="00DB7E86"/>
    <w:rsid w:val="00DC0F28"/>
    <w:rsid w:val="00DC2D61"/>
    <w:rsid w:val="00DC4362"/>
    <w:rsid w:val="00DD234D"/>
    <w:rsid w:val="00DD39E6"/>
    <w:rsid w:val="00DD4FFD"/>
    <w:rsid w:val="00DD71BF"/>
    <w:rsid w:val="00DE0203"/>
    <w:rsid w:val="00DE0736"/>
    <w:rsid w:val="00DE0C51"/>
    <w:rsid w:val="00DE23CC"/>
    <w:rsid w:val="00DE257A"/>
    <w:rsid w:val="00DE5CEB"/>
    <w:rsid w:val="00DE64F6"/>
    <w:rsid w:val="00DE6711"/>
    <w:rsid w:val="00DE6AC7"/>
    <w:rsid w:val="00DE7E58"/>
    <w:rsid w:val="00DF0FBA"/>
    <w:rsid w:val="00DF1FCA"/>
    <w:rsid w:val="00DF5B97"/>
    <w:rsid w:val="00DF7226"/>
    <w:rsid w:val="00E00278"/>
    <w:rsid w:val="00E00528"/>
    <w:rsid w:val="00E00B9D"/>
    <w:rsid w:val="00E00CD9"/>
    <w:rsid w:val="00E0397A"/>
    <w:rsid w:val="00E05B9C"/>
    <w:rsid w:val="00E05FA4"/>
    <w:rsid w:val="00E06291"/>
    <w:rsid w:val="00E06653"/>
    <w:rsid w:val="00E070BF"/>
    <w:rsid w:val="00E10CC0"/>
    <w:rsid w:val="00E11C33"/>
    <w:rsid w:val="00E129BB"/>
    <w:rsid w:val="00E13300"/>
    <w:rsid w:val="00E15D4F"/>
    <w:rsid w:val="00E17686"/>
    <w:rsid w:val="00E24FEB"/>
    <w:rsid w:val="00E25028"/>
    <w:rsid w:val="00E26167"/>
    <w:rsid w:val="00E30B58"/>
    <w:rsid w:val="00E30DAC"/>
    <w:rsid w:val="00E313B4"/>
    <w:rsid w:val="00E32076"/>
    <w:rsid w:val="00E36957"/>
    <w:rsid w:val="00E40474"/>
    <w:rsid w:val="00E406DA"/>
    <w:rsid w:val="00E40D73"/>
    <w:rsid w:val="00E40F50"/>
    <w:rsid w:val="00E42FFB"/>
    <w:rsid w:val="00E45121"/>
    <w:rsid w:val="00E459C6"/>
    <w:rsid w:val="00E47ED5"/>
    <w:rsid w:val="00E50EC3"/>
    <w:rsid w:val="00E50F9D"/>
    <w:rsid w:val="00E5265F"/>
    <w:rsid w:val="00E548B9"/>
    <w:rsid w:val="00E55382"/>
    <w:rsid w:val="00E605B4"/>
    <w:rsid w:val="00E60708"/>
    <w:rsid w:val="00E62019"/>
    <w:rsid w:val="00E6387B"/>
    <w:rsid w:val="00E6537E"/>
    <w:rsid w:val="00E66844"/>
    <w:rsid w:val="00E66A2E"/>
    <w:rsid w:val="00E70968"/>
    <w:rsid w:val="00E7381C"/>
    <w:rsid w:val="00E7445F"/>
    <w:rsid w:val="00E76246"/>
    <w:rsid w:val="00E80540"/>
    <w:rsid w:val="00E8287F"/>
    <w:rsid w:val="00E83117"/>
    <w:rsid w:val="00E83752"/>
    <w:rsid w:val="00E8546E"/>
    <w:rsid w:val="00E9214F"/>
    <w:rsid w:val="00E933C1"/>
    <w:rsid w:val="00EA14C8"/>
    <w:rsid w:val="00EA18AF"/>
    <w:rsid w:val="00EA3E7A"/>
    <w:rsid w:val="00EA45F2"/>
    <w:rsid w:val="00EA508A"/>
    <w:rsid w:val="00EA69C8"/>
    <w:rsid w:val="00EB22DA"/>
    <w:rsid w:val="00EB3BD2"/>
    <w:rsid w:val="00EB456F"/>
    <w:rsid w:val="00EB74C3"/>
    <w:rsid w:val="00EB76A5"/>
    <w:rsid w:val="00EC01B2"/>
    <w:rsid w:val="00EC01DD"/>
    <w:rsid w:val="00EC164D"/>
    <w:rsid w:val="00EC29C2"/>
    <w:rsid w:val="00EC2AF9"/>
    <w:rsid w:val="00EC3171"/>
    <w:rsid w:val="00EC3A85"/>
    <w:rsid w:val="00EC60BA"/>
    <w:rsid w:val="00EC70D3"/>
    <w:rsid w:val="00ED0167"/>
    <w:rsid w:val="00ED227E"/>
    <w:rsid w:val="00ED327F"/>
    <w:rsid w:val="00ED3A6B"/>
    <w:rsid w:val="00ED52ED"/>
    <w:rsid w:val="00EE14AA"/>
    <w:rsid w:val="00EE3A23"/>
    <w:rsid w:val="00EE44C0"/>
    <w:rsid w:val="00EE5836"/>
    <w:rsid w:val="00EE5A2A"/>
    <w:rsid w:val="00EE6DF9"/>
    <w:rsid w:val="00EE6E24"/>
    <w:rsid w:val="00EF01A6"/>
    <w:rsid w:val="00EF168E"/>
    <w:rsid w:val="00EF48DC"/>
    <w:rsid w:val="00EF5C37"/>
    <w:rsid w:val="00EF6D9D"/>
    <w:rsid w:val="00EF74CE"/>
    <w:rsid w:val="00EF75F9"/>
    <w:rsid w:val="00F013F7"/>
    <w:rsid w:val="00F01744"/>
    <w:rsid w:val="00F01E31"/>
    <w:rsid w:val="00F0339D"/>
    <w:rsid w:val="00F03563"/>
    <w:rsid w:val="00F04027"/>
    <w:rsid w:val="00F0595C"/>
    <w:rsid w:val="00F07177"/>
    <w:rsid w:val="00F101AE"/>
    <w:rsid w:val="00F10506"/>
    <w:rsid w:val="00F11673"/>
    <w:rsid w:val="00F12F60"/>
    <w:rsid w:val="00F13FAE"/>
    <w:rsid w:val="00F163B5"/>
    <w:rsid w:val="00F17BF5"/>
    <w:rsid w:val="00F2166A"/>
    <w:rsid w:val="00F2587E"/>
    <w:rsid w:val="00F2791C"/>
    <w:rsid w:val="00F27DD1"/>
    <w:rsid w:val="00F27FF9"/>
    <w:rsid w:val="00F30722"/>
    <w:rsid w:val="00F30E71"/>
    <w:rsid w:val="00F32039"/>
    <w:rsid w:val="00F33D17"/>
    <w:rsid w:val="00F35F79"/>
    <w:rsid w:val="00F41E88"/>
    <w:rsid w:val="00F43527"/>
    <w:rsid w:val="00F4546E"/>
    <w:rsid w:val="00F47C68"/>
    <w:rsid w:val="00F50A22"/>
    <w:rsid w:val="00F5320A"/>
    <w:rsid w:val="00F534D1"/>
    <w:rsid w:val="00F54A52"/>
    <w:rsid w:val="00F550E8"/>
    <w:rsid w:val="00F552C0"/>
    <w:rsid w:val="00F565AF"/>
    <w:rsid w:val="00F57188"/>
    <w:rsid w:val="00F57910"/>
    <w:rsid w:val="00F604DB"/>
    <w:rsid w:val="00F6438D"/>
    <w:rsid w:val="00F66E72"/>
    <w:rsid w:val="00F672D1"/>
    <w:rsid w:val="00F705D5"/>
    <w:rsid w:val="00F720B9"/>
    <w:rsid w:val="00F72CDD"/>
    <w:rsid w:val="00F740E9"/>
    <w:rsid w:val="00F74E47"/>
    <w:rsid w:val="00F75FE5"/>
    <w:rsid w:val="00F77465"/>
    <w:rsid w:val="00F80686"/>
    <w:rsid w:val="00F81125"/>
    <w:rsid w:val="00F83429"/>
    <w:rsid w:val="00F83DF5"/>
    <w:rsid w:val="00F841DD"/>
    <w:rsid w:val="00F84255"/>
    <w:rsid w:val="00F85A95"/>
    <w:rsid w:val="00F867E2"/>
    <w:rsid w:val="00F879A1"/>
    <w:rsid w:val="00F90FED"/>
    <w:rsid w:val="00F92343"/>
    <w:rsid w:val="00F92FB8"/>
    <w:rsid w:val="00F94064"/>
    <w:rsid w:val="00F948ED"/>
    <w:rsid w:val="00F9502C"/>
    <w:rsid w:val="00F9517D"/>
    <w:rsid w:val="00F95540"/>
    <w:rsid w:val="00F95A9F"/>
    <w:rsid w:val="00F96C1E"/>
    <w:rsid w:val="00F97399"/>
    <w:rsid w:val="00F97E03"/>
    <w:rsid w:val="00F97FF3"/>
    <w:rsid w:val="00FA0484"/>
    <w:rsid w:val="00FA0AA8"/>
    <w:rsid w:val="00FA2013"/>
    <w:rsid w:val="00FA2215"/>
    <w:rsid w:val="00FA24CE"/>
    <w:rsid w:val="00FA547E"/>
    <w:rsid w:val="00FB0793"/>
    <w:rsid w:val="00FB21C1"/>
    <w:rsid w:val="00FB5379"/>
    <w:rsid w:val="00FC20B2"/>
    <w:rsid w:val="00FC33AE"/>
    <w:rsid w:val="00FC4BA9"/>
    <w:rsid w:val="00FC501E"/>
    <w:rsid w:val="00FC6970"/>
    <w:rsid w:val="00FC7482"/>
    <w:rsid w:val="00FD13F7"/>
    <w:rsid w:val="00FD26D5"/>
    <w:rsid w:val="00FD2F44"/>
    <w:rsid w:val="00FD4FC7"/>
    <w:rsid w:val="00FE40A5"/>
    <w:rsid w:val="00FE61CD"/>
    <w:rsid w:val="00FE7246"/>
    <w:rsid w:val="00FF02B7"/>
    <w:rsid w:val="00FF05B0"/>
    <w:rsid w:val="00FF30DC"/>
    <w:rsid w:val="00FF46D7"/>
    <w:rsid w:val="00FF4AD1"/>
    <w:rsid w:val="00FF5906"/>
    <w:rsid w:val="00FF5DE9"/>
    <w:rsid w:val="00FF6099"/>
    <w:rsid w:val="00FF6D3C"/>
    <w:rsid w:val="00FF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5755D99-529E-49C2-A729-FB0C4D7EC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06A"/>
    <w:pPr>
      <w:spacing w:after="120" w:line="240" w:lineRule="auto"/>
      <w:jc w:val="both"/>
    </w:pPr>
    <w:rPr>
      <w:rFonts w:ascii="Palatino Linotype" w:eastAsiaTheme="minorEastAsia" w:hAnsi="Palatino Linotype"/>
    </w:rPr>
  </w:style>
  <w:style w:type="paragraph" w:styleId="Heading1">
    <w:name w:val="heading 1"/>
    <w:basedOn w:val="Normal"/>
    <w:next w:val="Normal"/>
    <w:link w:val="Heading1Char"/>
    <w:uiPriority w:val="9"/>
    <w:qFormat/>
    <w:rsid w:val="008D0B79"/>
    <w:pPr>
      <w:keepNext/>
      <w:keepLines/>
      <w:numPr>
        <w:numId w:val="1"/>
      </w:numPr>
      <w:spacing w:before="160" w:after="160"/>
      <w:outlineLvl w:val="0"/>
    </w:pPr>
    <w:rPr>
      <w:rFonts w:ascii="Arial Unicode MS" w:eastAsiaTheme="majorEastAsia" w:hAnsi="Arial Unicode MS" w:cstheme="majorBidi"/>
      <w:b/>
      <w:bCs/>
      <w:sz w:val="24"/>
      <w:szCs w:val="28"/>
    </w:rPr>
  </w:style>
  <w:style w:type="paragraph" w:styleId="Heading2">
    <w:name w:val="heading 2"/>
    <w:basedOn w:val="Normal"/>
    <w:next w:val="Normal"/>
    <w:link w:val="Heading2Char"/>
    <w:uiPriority w:val="9"/>
    <w:unhideWhenUsed/>
    <w:qFormat/>
    <w:rsid w:val="008D0B79"/>
    <w:pPr>
      <w:keepNext/>
      <w:keepLines/>
      <w:numPr>
        <w:ilvl w:val="1"/>
        <w:numId w:val="1"/>
      </w:numPr>
      <w:spacing w:after="160"/>
      <w:outlineLvl w:val="1"/>
    </w:pPr>
    <w:rPr>
      <w:rFonts w:ascii="Arial Unicode MS" w:eastAsiaTheme="majorEastAsia" w:hAnsi="Arial Unicode MS" w:cstheme="majorBidi"/>
      <w:b/>
      <w:bCs/>
      <w:color w:val="C00000"/>
      <w:szCs w:val="26"/>
    </w:rPr>
  </w:style>
  <w:style w:type="paragraph" w:styleId="Heading3">
    <w:name w:val="heading 3"/>
    <w:basedOn w:val="Normal"/>
    <w:next w:val="Normal"/>
    <w:link w:val="Heading3Char"/>
    <w:uiPriority w:val="9"/>
    <w:unhideWhenUsed/>
    <w:qFormat/>
    <w:rsid w:val="008D0B79"/>
    <w:pPr>
      <w:keepNext/>
      <w:keepLines/>
      <w:numPr>
        <w:ilvl w:val="2"/>
        <w:numId w:val="1"/>
      </w:numPr>
      <w:spacing w:after="160"/>
      <w:outlineLvl w:val="2"/>
    </w:pPr>
    <w:rPr>
      <w:rFonts w:ascii="Arial Unicode MS" w:eastAsiaTheme="majorEastAsia" w:hAnsi="Arial Unicode MS" w:cstheme="majorBidi"/>
      <w:b/>
      <w:bCs/>
      <w:color w:val="7030A0"/>
      <w:sz w:val="20"/>
    </w:rPr>
  </w:style>
  <w:style w:type="paragraph" w:styleId="Heading4">
    <w:name w:val="heading 4"/>
    <w:basedOn w:val="Normal"/>
    <w:next w:val="Normal"/>
    <w:link w:val="Heading4Char"/>
    <w:uiPriority w:val="9"/>
    <w:unhideWhenUsed/>
    <w:qFormat/>
    <w:rsid w:val="00AB5674"/>
    <w:pPr>
      <w:keepNext/>
      <w:keepLines/>
      <w:spacing w:before="120"/>
      <w:outlineLvl w:val="3"/>
    </w:pPr>
    <w:rPr>
      <w:rFonts w:ascii="Arial Unicode MS" w:eastAsiaTheme="majorEastAsia" w:hAnsi="Arial Unicode MS"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79"/>
    <w:rPr>
      <w:rFonts w:ascii="Arial Unicode MS" w:eastAsiaTheme="majorEastAsia" w:hAnsi="Arial Unicode MS" w:cstheme="majorBidi"/>
      <w:b/>
      <w:bCs/>
      <w:sz w:val="24"/>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4D63"/>
    <w:pPr>
      <w:ind w:left="720"/>
      <w:contextualSpacing/>
    </w:pPr>
  </w:style>
  <w:style w:type="character" w:customStyle="1" w:styleId="Heading2Char">
    <w:name w:val="Heading 2 Char"/>
    <w:basedOn w:val="DefaultParagraphFont"/>
    <w:link w:val="Heading2"/>
    <w:uiPriority w:val="9"/>
    <w:rsid w:val="008D0B79"/>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D0B79"/>
    <w:rPr>
      <w:rFonts w:ascii="Arial Unicode MS" w:eastAsiaTheme="majorEastAsia" w:hAnsi="Arial Unicode MS" w:cstheme="majorBidi"/>
      <w:b/>
      <w:bCs/>
      <w:color w:val="7030A0"/>
      <w:sz w:val="20"/>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25796">
      <w:bodyDiv w:val="1"/>
      <w:marLeft w:val="0"/>
      <w:marRight w:val="0"/>
      <w:marTop w:val="0"/>
      <w:marBottom w:val="0"/>
      <w:divBdr>
        <w:top w:val="none" w:sz="0" w:space="0" w:color="auto"/>
        <w:left w:val="none" w:sz="0" w:space="0" w:color="auto"/>
        <w:bottom w:val="none" w:sz="0" w:space="0" w:color="auto"/>
        <w:right w:val="none" w:sz="0" w:space="0" w:color="auto"/>
      </w:divBdr>
      <w:divsChild>
        <w:div w:id="1466893018">
          <w:marLeft w:val="446"/>
          <w:marRight w:val="0"/>
          <w:marTop w:val="0"/>
          <w:marBottom w:val="0"/>
          <w:divBdr>
            <w:top w:val="none" w:sz="0" w:space="0" w:color="auto"/>
            <w:left w:val="none" w:sz="0" w:space="0" w:color="auto"/>
            <w:bottom w:val="none" w:sz="0" w:space="0" w:color="auto"/>
            <w:right w:val="none" w:sz="0" w:space="0" w:color="auto"/>
          </w:divBdr>
        </w:div>
        <w:div w:id="2128111373">
          <w:marLeft w:val="446"/>
          <w:marRight w:val="0"/>
          <w:marTop w:val="0"/>
          <w:marBottom w:val="0"/>
          <w:divBdr>
            <w:top w:val="none" w:sz="0" w:space="0" w:color="auto"/>
            <w:left w:val="none" w:sz="0" w:space="0" w:color="auto"/>
            <w:bottom w:val="none" w:sz="0" w:space="0" w:color="auto"/>
            <w:right w:val="none" w:sz="0" w:space="0" w:color="auto"/>
          </w:divBdr>
        </w:div>
        <w:div w:id="1768620829">
          <w:marLeft w:val="446"/>
          <w:marRight w:val="0"/>
          <w:marTop w:val="0"/>
          <w:marBottom w:val="0"/>
          <w:divBdr>
            <w:top w:val="none" w:sz="0" w:space="0" w:color="auto"/>
            <w:left w:val="none" w:sz="0" w:space="0" w:color="auto"/>
            <w:bottom w:val="none" w:sz="0" w:space="0" w:color="auto"/>
            <w:right w:val="none" w:sz="0" w:space="0" w:color="auto"/>
          </w:divBdr>
        </w:div>
        <w:div w:id="515651695">
          <w:marLeft w:val="446"/>
          <w:marRight w:val="0"/>
          <w:marTop w:val="0"/>
          <w:marBottom w:val="0"/>
          <w:divBdr>
            <w:top w:val="none" w:sz="0" w:space="0" w:color="auto"/>
            <w:left w:val="none" w:sz="0" w:space="0" w:color="auto"/>
            <w:bottom w:val="none" w:sz="0" w:space="0" w:color="auto"/>
            <w:right w:val="none" w:sz="0" w:space="0" w:color="auto"/>
          </w:divBdr>
        </w:div>
        <w:div w:id="1500850986">
          <w:marLeft w:val="446"/>
          <w:marRight w:val="0"/>
          <w:marTop w:val="0"/>
          <w:marBottom w:val="0"/>
          <w:divBdr>
            <w:top w:val="none" w:sz="0" w:space="0" w:color="auto"/>
            <w:left w:val="none" w:sz="0" w:space="0" w:color="auto"/>
            <w:bottom w:val="none" w:sz="0" w:space="0" w:color="auto"/>
            <w:right w:val="none" w:sz="0" w:space="0" w:color="auto"/>
          </w:divBdr>
        </w:div>
        <w:div w:id="1843084699">
          <w:marLeft w:val="446"/>
          <w:marRight w:val="0"/>
          <w:marTop w:val="0"/>
          <w:marBottom w:val="0"/>
          <w:divBdr>
            <w:top w:val="none" w:sz="0" w:space="0" w:color="auto"/>
            <w:left w:val="none" w:sz="0" w:space="0" w:color="auto"/>
            <w:bottom w:val="none" w:sz="0" w:space="0" w:color="auto"/>
            <w:right w:val="none" w:sz="0" w:space="0" w:color="auto"/>
          </w:divBdr>
        </w:div>
      </w:divsChild>
    </w:div>
    <w:div w:id="228924527">
      <w:bodyDiv w:val="1"/>
      <w:marLeft w:val="0"/>
      <w:marRight w:val="0"/>
      <w:marTop w:val="0"/>
      <w:marBottom w:val="0"/>
      <w:divBdr>
        <w:top w:val="none" w:sz="0" w:space="0" w:color="auto"/>
        <w:left w:val="none" w:sz="0" w:space="0" w:color="auto"/>
        <w:bottom w:val="none" w:sz="0" w:space="0" w:color="auto"/>
        <w:right w:val="none" w:sz="0" w:space="0" w:color="auto"/>
      </w:divBdr>
    </w:div>
    <w:div w:id="276104025">
      <w:bodyDiv w:val="1"/>
      <w:marLeft w:val="0"/>
      <w:marRight w:val="0"/>
      <w:marTop w:val="0"/>
      <w:marBottom w:val="0"/>
      <w:divBdr>
        <w:top w:val="none" w:sz="0" w:space="0" w:color="auto"/>
        <w:left w:val="none" w:sz="0" w:space="0" w:color="auto"/>
        <w:bottom w:val="none" w:sz="0" w:space="0" w:color="auto"/>
        <w:right w:val="none" w:sz="0" w:space="0" w:color="auto"/>
      </w:divBdr>
    </w:div>
    <w:div w:id="335111233">
      <w:bodyDiv w:val="1"/>
      <w:marLeft w:val="0"/>
      <w:marRight w:val="0"/>
      <w:marTop w:val="0"/>
      <w:marBottom w:val="0"/>
      <w:divBdr>
        <w:top w:val="none" w:sz="0" w:space="0" w:color="auto"/>
        <w:left w:val="none" w:sz="0" w:space="0" w:color="auto"/>
        <w:bottom w:val="none" w:sz="0" w:space="0" w:color="auto"/>
        <w:right w:val="none" w:sz="0" w:space="0" w:color="auto"/>
      </w:divBdr>
    </w:div>
    <w:div w:id="386609686">
      <w:bodyDiv w:val="1"/>
      <w:marLeft w:val="0"/>
      <w:marRight w:val="0"/>
      <w:marTop w:val="0"/>
      <w:marBottom w:val="0"/>
      <w:divBdr>
        <w:top w:val="none" w:sz="0" w:space="0" w:color="auto"/>
        <w:left w:val="none" w:sz="0" w:space="0" w:color="auto"/>
        <w:bottom w:val="none" w:sz="0" w:space="0" w:color="auto"/>
        <w:right w:val="none" w:sz="0" w:space="0" w:color="auto"/>
      </w:divBdr>
      <w:divsChild>
        <w:div w:id="84444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25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94947">
      <w:bodyDiv w:val="1"/>
      <w:marLeft w:val="0"/>
      <w:marRight w:val="0"/>
      <w:marTop w:val="0"/>
      <w:marBottom w:val="0"/>
      <w:divBdr>
        <w:top w:val="none" w:sz="0" w:space="0" w:color="auto"/>
        <w:left w:val="none" w:sz="0" w:space="0" w:color="auto"/>
        <w:bottom w:val="none" w:sz="0" w:space="0" w:color="auto"/>
        <w:right w:val="none" w:sz="0" w:space="0" w:color="auto"/>
      </w:divBdr>
    </w:div>
    <w:div w:id="782114997">
      <w:bodyDiv w:val="1"/>
      <w:marLeft w:val="0"/>
      <w:marRight w:val="0"/>
      <w:marTop w:val="0"/>
      <w:marBottom w:val="0"/>
      <w:divBdr>
        <w:top w:val="none" w:sz="0" w:space="0" w:color="auto"/>
        <w:left w:val="none" w:sz="0" w:space="0" w:color="auto"/>
        <w:bottom w:val="none" w:sz="0" w:space="0" w:color="auto"/>
        <w:right w:val="none" w:sz="0" w:space="0" w:color="auto"/>
      </w:divBdr>
    </w:div>
    <w:div w:id="794103896">
      <w:bodyDiv w:val="1"/>
      <w:marLeft w:val="0"/>
      <w:marRight w:val="0"/>
      <w:marTop w:val="0"/>
      <w:marBottom w:val="0"/>
      <w:divBdr>
        <w:top w:val="none" w:sz="0" w:space="0" w:color="auto"/>
        <w:left w:val="none" w:sz="0" w:space="0" w:color="auto"/>
        <w:bottom w:val="none" w:sz="0" w:space="0" w:color="auto"/>
        <w:right w:val="none" w:sz="0" w:space="0" w:color="auto"/>
      </w:divBdr>
    </w:div>
    <w:div w:id="945843758">
      <w:bodyDiv w:val="1"/>
      <w:marLeft w:val="0"/>
      <w:marRight w:val="0"/>
      <w:marTop w:val="0"/>
      <w:marBottom w:val="0"/>
      <w:divBdr>
        <w:top w:val="none" w:sz="0" w:space="0" w:color="auto"/>
        <w:left w:val="none" w:sz="0" w:space="0" w:color="auto"/>
        <w:bottom w:val="none" w:sz="0" w:space="0" w:color="auto"/>
        <w:right w:val="none" w:sz="0" w:space="0" w:color="auto"/>
      </w:divBdr>
    </w:div>
    <w:div w:id="981038149">
      <w:bodyDiv w:val="1"/>
      <w:marLeft w:val="0"/>
      <w:marRight w:val="0"/>
      <w:marTop w:val="0"/>
      <w:marBottom w:val="0"/>
      <w:divBdr>
        <w:top w:val="none" w:sz="0" w:space="0" w:color="auto"/>
        <w:left w:val="none" w:sz="0" w:space="0" w:color="auto"/>
        <w:bottom w:val="none" w:sz="0" w:space="0" w:color="auto"/>
        <w:right w:val="none" w:sz="0" w:space="0" w:color="auto"/>
      </w:divBdr>
    </w:div>
    <w:div w:id="1109817831">
      <w:bodyDiv w:val="1"/>
      <w:marLeft w:val="0"/>
      <w:marRight w:val="0"/>
      <w:marTop w:val="0"/>
      <w:marBottom w:val="0"/>
      <w:divBdr>
        <w:top w:val="none" w:sz="0" w:space="0" w:color="auto"/>
        <w:left w:val="none" w:sz="0" w:space="0" w:color="auto"/>
        <w:bottom w:val="none" w:sz="0" w:space="0" w:color="auto"/>
        <w:right w:val="none" w:sz="0" w:space="0" w:color="auto"/>
      </w:divBdr>
    </w:div>
    <w:div w:id="1247955490">
      <w:bodyDiv w:val="1"/>
      <w:marLeft w:val="0"/>
      <w:marRight w:val="0"/>
      <w:marTop w:val="0"/>
      <w:marBottom w:val="0"/>
      <w:divBdr>
        <w:top w:val="none" w:sz="0" w:space="0" w:color="auto"/>
        <w:left w:val="none" w:sz="0" w:space="0" w:color="auto"/>
        <w:bottom w:val="none" w:sz="0" w:space="0" w:color="auto"/>
        <w:right w:val="none" w:sz="0" w:space="0" w:color="auto"/>
      </w:divBdr>
    </w:div>
    <w:div w:id="1258296235">
      <w:bodyDiv w:val="1"/>
      <w:marLeft w:val="0"/>
      <w:marRight w:val="0"/>
      <w:marTop w:val="0"/>
      <w:marBottom w:val="0"/>
      <w:divBdr>
        <w:top w:val="none" w:sz="0" w:space="0" w:color="auto"/>
        <w:left w:val="none" w:sz="0" w:space="0" w:color="auto"/>
        <w:bottom w:val="none" w:sz="0" w:space="0" w:color="auto"/>
        <w:right w:val="none" w:sz="0" w:space="0" w:color="auto"/>
      </w:divBdr>
    </w:div>
    <w:div w:id="1304776078">
      <w:bodyDiv w:val="1"/>
      <w:marLeft w:val="0"/>
      <w:marRight w:val="0"/>
      <w:marTop w:val="0"/>
      <w:marBottom w:val="0"/>
      <w:divBdr>
        <w:top w:val="none" w:sz="0" w:space="0" w:color="auto"/>
        <w:left w:val="none" w:sz="0" w:space="0" w:color="auto"/>
        <w:bottom w:val="none" w:sz="0" w:space="0" w:color="auto"/>
        <w:right w:val="none" w:sz="0" w:space="0" w:color="auto"/>
      </w:divBdr>
      <w:divsChild>
        <w:div w:id="22218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213090">
      <w:bodyDiv w:val="1"/>
      <w:marLeft w:val="0"/>
      <w:marRight w:val="0"/>
      <w:marTop w:val="0"/>
      <w:marBottom w:val="0"/>
      <w:divBdr>
        <w:top w:val="none" w:sz="0" w:space="0" w:color="auto"/>
        <w:left w:val="none" w:sz="0" w:space="0" w:color="auto"/>
        <w:bottom w:val="none" w:sz="0" w:space="0" w:color="auto"/>
        <w:right w:val="none" w:sz="0" w:space="0" w:color="auto"/>
      </w:divBdr>
    </w:div>
    <w:div w:id="1540316524">
      <w:bodyDiv w:val="1"/>
      <w:marLeft w:val="0"/>
      <w:marRight w:val="0"/>
      <w:marTop w:val="0"/>
      <w:marBottom w:val="0"/>
      <w:divBdr>
        <w:top w:val="none" w:sz="0" w:space="0" w:color="auto"/>
        <w:left w:val="none" w:sz="0" w:space="0" w:color="auto"/>
        <w:bottom w:val="none" w:sz="0" w:space="0" w:color="auto"/>
        <w:right w:val="none" w:sz="0" w:space="0" w:color="auto"/>
      </w:divBdr>
    </w:div>
    <w:div w:id="1542522712">
      <w:bodyDiv w:val="1"/>
      <w:marLeft w:val="0"/>
      <w:marRight w:val="0"/>
      <w:marTop w:val="0"/>
      <w:marBottom w:val="0"/>
      <w:divBdr>
        <w:top w:val="none" w:sz="0" w:space="0" w:color="auto"/>
        <w:left w:val="none" w:sz="0" w:space="0" w:color="auto"/>
        <w:bottom w:val="none" w:sz="0" w:space="0" w:color="auto"/>
        <w:right w:val="none" w:sz="0" w:space="0" w:color="auto"/>
      </w:divBdr>
    </w:div>
    <w:div w:id="1555391482">
      <w:bodyDiv w:val="1"/>
      <w:marLeft w:val="0"/>
      <w:marRight w:val="0"/>
      <w:marTop w:val="0"/>
      <w:marBottom w:val="0"/>
      <w:divBdr>
        <w:top w:val="none" w:sz="0" w:space="0" w:color="auto"/>
        <w:left w:val="none" w:sz="0" w:space="0" w:color="auto"/>
        <w:bottom w:val="none" w:sz="0" w:space="0" w:color="auto"/>
        <w:right w:val="none" w:sz="0" w:space="0" w:color="auto"/>
      </w:divBdr>
    </w:div>
    <w:div w:id="1556353231">
      <w:bodyDiv w:val="1"/>
      <w:marLeft w:val="0"/>
      <w:marRight w:val="0"/>
      <w:marTop w:val="0"/>
      <w:marBottom w:val="0"/>
      <w:divBdr>
        <w:top w:val="none" w:sz="0" w:space="0" w:color="auto"/>
        <w:left w:val="none" w:sz="0" w:space="0" w:color="auto"/>
        <w:bottom w:val="none" w:sz="0" w:space="0" w:color="auto"/>
        <w:right w:val="none" w:sz="0" w:space="0" w:color="auto"/>
      </w:divBdr>
    </w:div>
    <w:div w:id="1610165171">
      <w:bodyDiv w:val="1"/>
      <w:marLeft w:val="0"/>
      <w:marRight w:val="0"/>
      <w:marTop w:val="0"/>
      <w:marBottom w:val="0"/>
      <w:divBdr>
        <w:top w:val="none" w:sz="0" w:space="0" w:color="auto"/>
        <w:left w:val="none" w:sz="0" w:space="0" w:color="auto"/>
        <w:bottom w:val="none" w:sz="0" w:space="0" w:color="auto"/>
        <w:right w:val="none" w:sz="0" w:space="0" w:color="auto"/>
      </w:divBdr>
    </w:div>
    <w:div w:id="1885750208">
      <w:bodyDiv w:val="1"/>
      <w:marLeft w:val="0"/>
      <w:marRight w:val="0"/>
      <w:marTop w:val="0"/>
      <w:marBottom w:val="0"/>
      <w:divBdr>
        <w:top w:val="none" w:sz="0" w:space="0" w:color="auto"/>
        <w:left w:val="none" w:sz="0" w:space="0" w:color="auto"/>
        <w:bottom w:val="none" w:sz="0" w:space="0" w:color="auto"/>
        <w:right w:val="none" w:sz="0" w:space="0" w:color="auto"/>
      </w:divBdr>
      <w:divsChild>
        <w:div w:id="588008471">
          <w:marLeft w:val="446"/>
          <w:marRight w:val="0"/>
          <w:marTop w:val="0"/>
          <w:marBottom w:val="0"/>
          <w:divBdr>
            <w:top w:val="none" w:sz="0" w:space="0" w:color="auto"/>
            <w:left w:val="none" w:sz="0" w:space="0" w:color="auto"/>
            <w:bottom w:val="none" w:sz="0" w:space="0" w:color="auto"/>
            <w:right w:val="none" w:sz="0" w:space="0" w:color="auto"/>
          </w:divBdr>
        </w:div>
        <w:div w:id="629166974">
          <w:marLeft w:val="446"/>
          <w:marRight w:val="0"/>
          <w:marTop w:val="0"/>
          <w:marBottom w:val="0"/>
          <w:divBdr>
            <w:top w:val="none" w:sz="0" w:space="0" w:color="auto"/>
            <w:left w:val="none" w:sz="0" w:space="0" w:color="auto"/>
            <w:bottom w:val="none" w:sz="0" w:space="0" w:color="auto"/>
            <w:right w:val="none" w:sz="0" w:space="0" w:color="auto"/>
          </w:divBdr>
        </w:div>
        <w:div w:id="1028524740">
          <w:marLeft w:val="446"/>
          <w:marRight w:val="0"/>
          <w:marTop w:val="0"/>
          <w:marBottom w:val="0"/>
          <w:divBdr>
            <w:top w:val="none" w:sz="0" w:space="0" w:color="auto"/>
            <w:left w:val="none" w:sz="0" w:space="0" w:color="auto"/>
            <w:bottom w:val="none" w:sz="0" w:space="0" w:color="auto"/>
            <w:right w:val="none" w:sz="0" w:space="0" w:color="auto"/>
          </w:divBdr>
        </w:div>
        <w:div w:id="1009796822">
          <w:marLeft w:val="446"/>
          <w:marRight w:val="0"/>
          <w:marTop w:val="0"/>
          <w:marBottom w:val="0"/>
          <w:divBdr>
            <w:top w:val="none" w:sz="0" w:space="0" w:color="auto"/>
            <w:left w:val="none" w:sz="0" w:space="0" w:color="auto"/>
            <w:bottom w:val="none" w:sz="0" w:space="0" w:color="auto"/>
            <w:right w:val="none" w:sz="0" w:space="0" w:color="auto"/>
          </w:divBdr>
        </w:div>
        <w:div w:id="1524394810">
          <w:marLeft w:val="446"/>
          <w:marRight w:val="0"/>
          <w:marTop w:val="0"/>
          <w:marBottom w:val="0"/>
          <w:divBdr>
            <w:top w:val="none" w:sz="0" w:space="0" w:color="auto"/>
            <w:left w:val="none" w:sz="0" w:space="0" w:color="auto"/>
            <w:bottom w:val="none" w:sz="0" w:space="0" w:color="auto"/>
            <w:right w:val="none" w:sz="0" w:space="0" w:color="auto"/>
          </w:divBdr>
        </w:div>
        <w:div w:id="129710232">
          <w:marLeft w:val="446"/>
          <w:marRight w:val="0"/>
          <w:marTop w:val="0"/>
          <w:marBottom w:val="0"/>
          <w:divBdr>
            <w:top w:val="none" w:sz="0" w:space="0" w:color="auto"/>
            <w:left w:val="none" w:sz="0" w:space="0" w:color="auto"/>
            <w:bottom w:val="none" w:sz="0" w:space="0" w:color="auto"/>
            <w:right w:val="none" w:sz="0" w:space="0" w:color="auto"/>
          </w:divBdr>
        </w:div>
        <w:div w:id="861170518">
          <w:marLeft w:val="446"/>
          <w:marRight w:val="0"/>
          <w:marTop w:val="0"/>
          <w:marBottom w:val="0"/>
          <w:divBdr>
            <w:top w:val="none" w:sz="0" w:space="0" w:color="auto"/>
            <w:left w:val="none" w:sz="0" w:space="0" w:color="auto"/>
            <w:bottom w:val="none" w:sz="0" w:space="0" w:color="auto"/>
            <w:right w:val="none" w:sz="0" w:space="0" w:color="auto"/>
          </w:divBdr>
        </w:div>
      </w:divsChild>
    </w:div>
    <w:div w:id="1942453605">
      <w:bodyDiv w:val="1"/>
      <w:marLeft w:val="0"/>
      <w:marRight w:val="0"/>
      <w:marTop w:val="0"/>
      <w:marBottom w:val="0"/>
      <w:divBdr>
        <w:top w:val="none" w:sz="0" w:space="0" w:color="auto"/>
        <w:left w:val="none" w:sz="0" w:space="0" w:color="auto"/>
        <w:bottom w:val="none" w:sz="0" w:space="0" w:color="auto"/>
        <w:right w:val="none" w:sz="0" w:space="0" w:color="auto"/>
      </w:divBdr>
      <w:divsChild>
        <w:div w:id="1389186619">
          <w:marLeft w:val="446"/>
          <w:marRight w:val="0"/>
          <w:marTop w:val="0"/>
          <w:marBottom w:val="0"/>
          <w:divBdr>
            <w:top w:val="none" w:sz="0" w:space="0" w:color="auto"/>
            <w:left w:val="none" w:sz="0" w:space="0" w:color="auto"/>
            <w:bottom w:val="none" w:sz="0" w:space="0" w:color="auto"/>
            <w:right w:val="none" w:sz="0" w:space="0" w:color="auto"/>
          </w:divBdr>
        </w:div>
        <w:div w:id="753281553">
          <w:marLeft w:val="446"/>
          <w:marRight w:val="0"/>
          <w:marTop w:val="0"/>
          <w:marBottom w:val="0"/>
          <w:divBdr>
            <w:top w:val="none" w:sz="0" w:space="0" w:color="auto"/>
            <w:left w:val="none" w:sz="0" w:space="0" w:color="auto"/>
            <w:bottom w:val="none" w:sz="0" w:space="0" w:color="auto"/>
            <w:right w:val="none" w:sz="0" w:space="0" w:color="auto"/>
          </w:divBdr>
        </w:div>
        <w:div w:id="909927617">
          <w:marLeft w:val="446"/>
          <w:marRight w:val="0"/>
          <w:marTop w:val="0"/>
          <w:marBottom w:val="0"/>
          <w:divBdr>
            <w:top w:val="none" w:sz="0" w:space="0" w:color="auto"/>
            <w:left w:val="none" w:sz="0" w:space="0" w:color="auto"/>
            <w:bottom w:val="none" w:sz="0" w:space="0" w:color="auto"/>
            <w:right w:val="none" w:sz="0" w:space="0" w:color="auto"/>
          </w:divBdr>
        </w:div>
        <w:div w:id="220217698">
          <w:marLeft w:val="446"/>
          <w:marRight w:val="0"/>
          <w:marTop w:val="0"/>
          <w:marBottom w:val="0"/>
          <w:divBdr>
            <w:top w:val="none" w:sz="0" w:space="0" w:color="auto"/>
            <w:left w:val="none" w:sz="0" w:space="0" w:color="auto"/>
            <w:bottom w:val="none" w:sz="0" w:space="0" w:color="auto"/>
            <w:right w:val="none" w:sz="0" w:space="0" w:color="auto"/>
          </w:divBdr>
        </w:div>
        <w:div w:id="314846114">
          <w:marLeft w:val="446"/>
          <w:marRight w:val="0"/>
          <w:marTop w:val="0"/>
          <w:marBottom w:val="0"/>
          <w:divBdr>
            <w:top w:val="none" w:sz="0" w:space="0" w:color="auto"/>
            <w:left w:val="none" w:sz="0" w:space="0" w:color="auto"/>
            <w:bottom w:val="none" w:sz="0" w:space="0" w:color="auto"/>
            <w:right w:val="none" w:sz="0" w:space="0" w:color="auto"/>
          </w:divBdr>
        </w:div>
        <w:div w:id="2029913143">
          <w:marLeft w:val="446"/>
          <w:marRight w:val="0"/>
          <w:marTop w:val="0"/>
          <w:marBottom w:val="0"/>
          <w:divBdr>
            <w:top w:val="none" w:sz="0" w:space="0" w:color="auto"/>
            <w:left w:val="none" w:sz="0" w:space="0" w:color="auto"/>
            <w:bottom w:val="none" w:sz="0" w:space="0" w:color="auto"/>
            <w:right w:val="none" w:sz="0" w:space="0" w:color="auto"/>
          </w:divBdr>
        </w:div>
        <w:div w:id="1098330909">
          <w:marLeft w:val="446"/>
          <w:marRight w:val="0"/>
          <w:marTop w:val="0"/>
          <w:marBottom w:val="0"/>
          <w:divBdr>
            <w:top w:val="none" w:sz="0" w:space="0" w:color="auto"/>
            <w:left w:val="none" w:sz="0" w:space="0" w:color="auto"/>
            <w:bottom w:val="none" w:sz="0" w:space="0" w:color="auto"/>
            <w:right w:val="none" w:sz="0" w:space="0" w:color="auto"/>
          </w:divBdr>
        </w:div>
      </w:divsChild>
    </w:div>
    <w:div w:id="200889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public.dhe.ibm.com/common/ssi/ecm/im/en/imd14435usen/IMD14435USEN.PDF"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www.redbooks.ibm.com/abstracts/sg248212.html?Ope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ungnt56@viettel.com.vn"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mailto:hungtx4@viettel.com.vn"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_templates\Word%20Template%20Created%20by%20Chau%20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dad</b:Tag>
    <b:SourceType>BookSection</b:SourceType>
    <b:Guid>{909B014E-C228-4B6B-9766-DCCDF0A59AC8}</b:Guid>
    <b:Author>
      <b:Author>
        <b:NameList>
          <b:Person>
            <b:Last>dadadá</b:Last>
          </b:Person>
        </b:NameList>
      </b:Author>
      <b:BookAuthor>
        <b:NameList>
          <b:Person>
            <b:Last>adad</b:Last>
          </b:Person>
        </b:NameList>
      </b:BookAuthor>
    </b:Author>
    <b:Title>sdádad</b:Title>
    <b:RefOrder>1</b:RefOrder>
  </b:Source>
</b:Sources>
</file>

<file path=customXml/itemProps1.xml><?xml version="1.0" encoding="utf-8"?>
<ds:datastoreItem xmlns:ds="http://schemas.openxmlformats.org/officeDocument/2006/customXml" ds:itemID="{3F3744AB-7812-4913-9382-8BE570C74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Created by Chau Do.dotx</Template>
  <TotalTime>1671</TotalTime>
  <Pages>1</Pages>
  <Words>2231</Words>
  <Characters>12719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Word Template Created by Chau Do</vt:lpstr>
    </vt:vector>
  </TitlesOfParts>
  <Company>Microsoft</Company>
  <LinksUpToDate>false</LinksUpToDate>
  <CharactersWithSpaces>14921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Created by Chau Do</dc:title>
  <dc:subject>Đỗ Minh Châu - Phòng Công Nghệ - Trung tâm Phần mềm Viễn thông Viettel</dc:subject>
  <dc:creator>Chau Do</dc:creator>
  <cp:lastModifiedBy>dungdb1</cp:lastModifiedBy>
  <cp:revision>124</cp:revision>
  <cp:lastPrinted>2013-01-28T12:37:00Z</cp:lastPrinted>
  <dcterms:created xsi:type="dcterms:W3CDTF">2014-04-01T04:26:00Z</dcterms:created>
  <dcterms:modified xsi:type="dcterms:W3CDTF">2015-08-14T08:28:00Z</dcterms:modified>
</cp:coreProperties>
</file>